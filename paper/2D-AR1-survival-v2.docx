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Haikun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513F30E3" w14:textId="358B91A8" w:rsidR="00461CAF" w:rsidRDefault="005A0AC6" w:rsidP="00760FB4">
      <w:pPr>
        <w:pStyle w:val="Chapterheading0"/>
        <w:jc w:val="left"/>
      </w:pPr>
      <w:r>
        <w:t xml:space="preserve">Survival is an important </w:t>
      </w:r>
      <w:r w:rsidR="00D34B2A">
        <w:t xml:space="preserve">population process </w:t>
      </w:r>
      <w:r>
        <w:t xml:space="preserve">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w:t>
      </w:r>
      <w:r w:rsidR="006014D4">
        <w:t>deterministic</w:t>
      </w:r>
      <w:r w:rsidR="005C2A91">
        <w:t xml:space="preserve">. </w:t>
      </w:r>
      <w:r w:rsidR="00D34B2A">
        <w:t>R</w:t>
      </w:r>
      <w:r w:rsidR="005C2A91">
        <w:t>ecently developed state-space assessment model</w:t>
      </w:r>
      <w:r w:rsidR="00D34B2A">
        <w:t>s</w:t>
      </w:r>
      <w:del w:id="3" w:author="Brian Stock" w:date="2020-08-31T18:32:00Z">
        <w:r w:rsidR="00127C87" w:rsidDel="00294DFF">
          <w:delText>,</w:delText>
        </w:r>
        <w:r w:rsidR="005C2A91" w:rsidDel="00294DFF">
          <w:delText xml:space="preserve"> </w:delText>
        </w:r>
        <w:r w:rsidR="00127C87" w:rsidDel="00294DFF">
          <w:delText>however</w:delText>
        </w:r>
        <w:r w:rsidR="005C2A91" w:rsidDel="00294DFF">
          <w:delText>,</w:delText>
        </w:r>
      </w:del>
      <w:r w:rsidR="005C2A91">
        <w:t xml:space="preserve"> </w:t>
      </w:r>
      <w:r w:rsidR="00026AA4">
        <w:t xml:space="preserve">can estimate </w:t>
      </w:r>
      <w:r w:rsidR="00D34B2A">
        <w:t xml:space="preserve">stochastic </w:t>
      </w:r>
      <w:ins w:id="4" w:author="Brian Stock" w:date="2020-08-31T18:33:00Z">
        <w:r w:rsidR="00294DFF">
          <w:t>deviations</w:t>
        </w:r>
      </w:ins>
      <w:del w:id="5" w:author="Brian Stock" w:date="2020-08-31T18:33:00Z">
        <w:r w:rsidR="005C2A91" w:rsidDel="00294DFF">
          <w:delText>variation</w:delText>
        </w:r>
        <w:r w:rsidR="00D34B2A" w:rsidDel="00294DFF">
          <w:delText>s</w:delText>
        </w:r>
      </w:del>
      <w:r w:rsidR="005C2A91">
        <w:t xml:space="preserve"> in surviva</w:t>
      </w:r>
      <w:r w:rsidR="00026AA4">
        <w:t>l</w:t>
      </w:r>
      <w:ins w:id="6" w:author="Brian Stock" w:date="2020-08-31T18:32:00Z">
        <w:r w:rsidR="00294DFF">
          <w:t xml:space="preserve">, </w:t>
        </w:r>
      </w:ins>
      <w:ins w:id="7" w:author="Brian Stock" w:date="2020-08-31T18:33:00Z">
        <w:r w:rsidR="00294DFF">
          <w:t xml:space="preserve">which </w:t>
        </w:r>
      </w:ins>
      <w:moveToRangeStart w:id="8" w:author="Brian Stock" w:date="2020-08-31T18:32:00Z" w:name="move49791177"/>
      <w:moveTo w:id="9" w:author="Brian Stock" w:date="2020-08-31T18:32:00Z">
        <w:del w:id="10" w:author="Brian Stock" w:date="2020-08-31T18:33:00Z">
          <w:r w:rsidR="00294DFF" w:rsidDel="00294DFF">
            <w:delText xml:space="preserve">Further, the survival deviations </w:delText>
          </w:r>
        </w:del>
        <w:r w:rsidR="00294DFF">
          <w:t>represent variability in some ambiguous combination of natural mortality (</w:t>
        </w:r>
        <w:r w:rsidR="00294DFF" w:rsidRPr="00F9438F">
          <w:rPr>
            <w:i/>
            <w:iCs/>
          </w:rPr>
          <w:t>M</w:t>
        </w:r>
        <w:r w:rsidR="00294DFF">
          <w:t>), fishing mortality</w:t>
        </w:r>
      </w:moveTo>
      <w:ins w:id="11" w:author="Brian Stock" w:date="2020-08-31T18:33:00Z">
        <w:r w:rsidR="00294DFF">
          <w:t xml:space="preserve"> (</w:t>
        </w:r>
        <w:r w:rsidR="00294DFF" w:rsidRPr="00294DFF">
          <w:rPr>
            <w:i/>
            <w:iCs/>
            <w:rPrChange w:id="12" w:author="Brian Stock" w:date="2020-08-31T18:33:00Z">
              <w:rPr/>
            </w:rPrChange>
          </w:rPr>
          <w:t>F</w:t>
        </w:r>
        <w:r w:rsidR="00294DFF">
          <w:t>)</w:t>
        </w:r>
      </w:ins>
      <w:moveTo w:id="13" w:author="Brian Stock" w:date="2020-08-31T18:32:00Z">
        <w:r w:rsidR="00294DFF">
          <w:t>, and migration.</w:t>
        </w:r>
      </w:moveTo>
      <w:moveToRangeEnd w:id="8"/>
      <w:ins w:id="14" w:author="Brian Stock" w:date="2020-08-31T18:33:00Z">
        <w:r w:rsidR="00294DFF">
          <w:t xml:space="preserve"> </w:t>
        </w:r>
      </w:ins>
      <w:del w:id="15" w:author="Brian Stock" w:date="2020-08-31T18:32:00Z">
        <w:r w:rsidR="0068431C" w:rsidDel="00294DFF">
          <w:delText xml:space="preserve">. </w:delText>
        </w:r>
      </w:del>
      <w:r w:rsidR="0068431C">
        <w:t xml:space="preserve">These survival deviations are generally treated as independent by age and year, despite our understanding that many population processes can be autocorrelated and that not accounting for autocorrelation </w:t>
      </w:r>
      <w:del w:id="16" w:author="Brian Stock" w:date="2020-08-31T18:31:00Z">
        <w:r w:rsidR="0068431C" w:rsidDel="00294DFF">
          <w:delText xml:space="preserve">in stock assessments </w:delText>
        </w:r>
      </w:del>
      <w:r w:rsidR="0068431C">
        <w:t xml:space="preserve">can result in notable bias. </w:t>
      </w:r>
      <w:moveFromRangeStart w:id="17" w:author="Brian Stock" w:date="2020-08-31T18:32:00Z" w:name="move49791177"/>
      <w:moveFrom w:id="18" w:author="Brian Stock" w:date="2020-08-31T18:32:00Z">
        <w:r w:rsidR="0068431C" w:rsidDel="00294DFF">
          <w:t>Further,</w:t>
        </w:r>
        <w:r w:rsidR="00026AA4" w:rsidDel="00294DFF">
          <w:t xml:space="preserve"> </w:t>
        </w:r>
        <w:r w:rsidR="0068431C" w:rsidDel="00294DFF">
          <w:t xml:space="preserve">the survival deviations </w:t>
        </w:r>
        <w:r w:rsidR="00026AA4" w:rsidDel="00294DFF">
          <w:t xml:space="preserve">represent variability in some </w:t>
        </w:r>
        <w:r w:rsidR="0068431C" w:rsidDel="00294DFF">
          <w:t xml:space="preserve">ambiguous </w:t>
        </w:r>
        <w:r w:rsidR="00026AA4" w:rsidDel="00294DFF">
          <w:t>combination of natural mortality</w:t>
        </w:r>
        <w:r w:rsidR="00F9438F" w:rsidDel="00294DFF">
          <w:t xml:space="preserve"> (</w:t>
        </w:r>
        <w:r w:rsidR="00F9438F" w:rsidRPr="00F9438F" w:rsidDel="00294DFF">
          <w:rPr>
            <w:i/>
            <w:iCs/>
          </w:rPr>
          <w:t>M</w:t>
        </w:r>
        <w:r w:rsidR="00F9438F" w:rsidDel="00294DFF">
          <w:t>)</w:t>
        </w:r>
        <w:r w:rsidR="00026AA4" w:rsidDel="00294DFF">
          <w:t xml:space="preserve">, fishing mortality, and migration. </w:t>
        </w:r>
      </w:moveFrom>
      <w:moveFromRangeEnd w:id="17"/>
      <w:r w:rsidR="0068431C">
        <w:t xml:space="preserve">We address these concerns, as well as the strong retrospective pattern found in the last assessment of Southern New England yellowtail flounder </w:t>
      </w:r>
      <w:r w:rsidR="0068431C">
        <w:rPr>
          <w:lang w:eastAsia="zh-CN"/>
        </w:rPr>
        <w:t>(</w:t>
      </w:r>
      <w:proofErr w:type="spellStart"/>
      <w:r w:rsidR="0068431C" w:rsidRPr="00DB6BFB">
        <w:rPr>
          <w:i/>
          <w:iCs/>
          <w:lang w:eastAsia="zh-CN"/>
        </w:rPr>
        <w:t>Limanda</w:t>
      </w:r>
      <w:proofErr w:type="spellEnd"/>
      <w:r w:rsidR="0068431C" w:rsidRPr="00DB6BFB">
        <w:rPr>
          <w:i/>
          <w:iCs/>
          <w:lang w:eastAsia="zh-CN"/>
        </w:rPr>
        <w:t xml:space="preserve"> </w:t>
      </w:r>
      <w:proofErr w:type="spellStart"/>
      <w:r w:rsidR="0068431C" w:rsidRPr="00DB6BFB">
        <w:rPr>
          <w:i/>
          <w:iCs/>
          <w:lang w:eastAsia="zh-CN"/>
        </w:rPr>
        <w:t>ferruginea</w:t>
      </w:r>
      <w:proofErr w:type="spellEnd"/>
      <w:r w:rsidR="0068431C" w:rsidRPr="00DB6BFB">
        <w:rPr>
          <w:iCs/>
          <w:lang w:eastAsia="zh-CN"/>
        </w:rPr>
        <w:t>)</w:t>
      </w:r>
      <w:r w:rsidR="0068431C">
        <w:rPr>
          <w:iCs/>
          <w:lang w:eastAsia="zh-CN"/>
        </w:rPr>
        <w:t xml:space="preserve">, by </w:t>
      </w:r>
      <w:r w:rsidR="00815C30">
        <w:t>incorporating</w:t>
      </w:r>
      <w:r w:rsidR="0068431C">
        <w:t xml:space="preserve"> two-dimensional (</w:t>
      </w:r>
      <w:r w:rsidR="00815C30">
        <w:t xml:space="preserve">2D, </w:t>
      </w:r>
      <w:r w:rsidR="0068431C">
        <w:t xml:space="preserve">age and year) </w:t>
      </w:r>
      <w:r w:rsidR="00815C30">
        <w:t xml:space="preserve">first-order </w:t>
      </w:r>
      <w:r w:rsidR="0068431C">
        <w:t xml:space="preserve">autocorrelation in survival and </w:t>
      </w:r>
      <w:r w:rsidR="00F9438F" w:rsidRPr="00F9438F">
        <w:rPr>
          <w:i/>
          <w:iCs/>
        </w:rPr>
        <w:t>M</w:t>
      </w:r>
      <w:r w:rsidR="00815C30">
        <w:t xml:space="preserve">. </w:t>
      </w:r>
      <w:r w:rsidR="00FC3695">
        <w:t xml:space="preserve">We found that </w:t>
      </w:r>
      <w:r w:rsidR="0066523F">
        <w:t>deviations</w:t>
      </w:r>
      <w:r w:rsidR="002C4BF4">
        <w:t xml:space="preserve"> </w:t>
      </w:r>
      <w:r w:rsidR="00FC3695">
        <w:t>w</w:t>
      </w:r>
      <w:r w:rsidR="002C4BF4">
        <w:t>ere</w:t>
      </w:r>
      <w:r w:rsidR="00FC3695">
        <w:t xml:space="preserve"> autocorrelated among </w:t>
      </w:r>
      <w:r w:rsidR="00A41F2A">
        <w:t xml:space="preserve">both </w:t>
      </w:r>
      <w:r w:rsidR="00815C30">
        <w:t>years</w:t>
      </w:r>
      <w:r w:rsidR="002C4BF4">
        <w:t xml:space="preserve"> </w:t>
      </w:r>
      <w:r w:rsidR="001E0D06">
        <w:t>(</w:t>
      </w:r>
      <w:r w:rsidR="002C4BF4">
        <w:t>0.5</w:t>
      </w:r>
      <w:r w:rsidR="00815C30">
        <w:t xml:space="preserve">2 </w:t>
      </w:r>
      <m:oMath>
        <m:r>
          <w:rPr>
            <w:rFonts w:ascii="Cambria Math" w:hAnsi="Cambria Math"/>
          </w:rPr>
          <m:t>±</m:t>
        </m:r>
      </m:oMath>
      <w:r w:rsidR="00815C30">
        <w:t xml:space="preserve"> </w:t>
      </w:r>
      <w:r w:rsidR="002C4BF4">
        <w:rPr>
          <w:lang w:eastAsia="zh-CN"/>
        </w:rPr>
        <w:t>0.10</w:t>
      </w:r>
      <w:r w:rsidR="00815C30">
        <w:rPr>
          <w:lang w:eastAsia="zh-CN"/>
        </w:rPr>
        <w:t xml:space="preserve">, </w:t>
      </w:r>
      <w:r w:rsidR="00815C30" w:rsidRPr="00815C30">
        <w:rPr>
          <w:lang w:eastAsia="zh-CN"/>
        </w:rPr>
        <w:t xml:space="preserve">0.47 </w:t>
      </w:r>
      <m:oMath>
        <m:r>
          <w:rPr>
            <w:rFonts w:ascii="Cambria Math" w:hAnsi="Cambria Math"/>
          </w:rPr>
          <m:t>±</m:t>
        </m:r>
      </m:oMath>
      <w:r w:rsidR="00815C30">
        <w:t xml:space="preserve"> </w:t>
      </w:r>
      <w:r w:rsidR="00815C30" w:rsidRPr="00815C30">
        <w:rPr>
          <w:lang w:eastAsia="zh-CN"/>
        </w:rPr>
        <w:t>0.21</w:t>
      </w:r>
      <w:r w:rsidR="00815C30">
        <w:rPr>
          <w:lang w:eastAsia="zh-CN"/>
        </w:rPr>
        <w:t>)</w:t>
      </w:r>
      <w:r w:rsidR="001E0D06">
        <w:t xml:space="preserve"> </w:t>
      </w:r>
      <w:r w:rsidR="00A41F2A">
        <w:t>and</w:t>
      </w:r>
      <w:r w:rsidR="00815C30">
        <w:t xml:space="preserve"> ages</w:t>
      </w:r>
      <w:r w:rsidR="002C4BF4">
        <w:t xml:space="preserve"> (0.3</w:t>
      </w:r>
      <w:r w:rsidR="00815C30">
        <w:t xml:space="preserve">4 </w:t>
      </w:r>
      <m:oMath>
        <m:r>
          <w:rPr>
            <w:rFonts w:ascii="Cambria Math" w:hAnsi="Cambria Math"/>
          </w:rPr>
          <m:t>±</m:t>
        </m:r>
      </m:oMath>
      <w:r w:rsidR="00815C30">
        <w:t xml:space="preserve"> </w:t>
      </w:r>
      <w:r w:rsidR="002C4BF4">
        <w:rPr>
          <w:lang w:eastAsia="zh-CN"/>
        </w:rPr>
        <w:t>0.12</w:t>
      </w:r>
      <w:r w:rsidR="00815C30">
        <w:rPr>
          <w:lang w:eastAsia="zh-CN"/>
        </w:rPr>
        <w:t xml:space="preserve">, </w:t>
      </w:r>
      <w:r w:rsidR="00815C30" w:rsidRPr="00815C30">
        <w:rPr>
          <w:lang w:eastAsia="zh-CN"/>
        </w:rPr>
        <w:t xml:space="preserve">0.39 </w:t>
      </w:r>
      <m:oMath>
        <m:r>
          <w:rPr>
            <w:rFonts w:ascii="Cambria Math" w:hAnsi="Cambria Math"/>
          </w:rPr>
          <m:t>±</m:t>
        </m:r>
      </m:oMath>
      <w:r w:rsidR="00815C30">
        <w:t xml:space="preserve"> </w:t>
      </w:r>
      <w:r w:rsidR="00815C30" w:rsidRPr="00815C30">
        <w:rPr>
          <w:lang w:eastAsia="zh-CN"/>
        </w:rPr>
        <w:t>0.14)</w:t>
      </w:r>
      <w:r w:rsidR="00815C30">
        <w:rPr>
          <w:lang w:eastAsia="zh-CN"/>
        </w:rPr>
        <w:t xml:space="preserve"> when estimated for survival or </w:t>
      </w:r>
      <w:r w:rsidR="00F9438F" w:rsidRPr="00F9438F">
        <w:rPr>
          <w:i/>
          <w:iCs/>
        </w:rPr>
        <w:t>M</w:t>
      </w:r>
      <w:r w:rsidR="00815C30">
        <w:rPr>
          <w:lang w:eastAsia="zh-CN"/>
        </w:rPr>
        <w:t>, respectively</w:t>
      </w:r>
      <w:r w:rsidR="002C4BF4">
        <w:rPr>
          <w:lang w:eastAsia="zh-CN"/>
        </w:rPr>
        <w:t xml:space="preserve">. </w:t>
      </w:r>
      <w:r w:rsidR="00815C30">
        <w:rPr>
          <w:lang w:eastAsia="zh-CN"/>
        </w:rPr>
        <w:t xml:space="preserve">Models with the 2D AR(1) </w:t>
      </w:r>
      <w:r w:rsidR="00F9438F">
        <w:rPr>
          <w:lang w:eastAsia="zh-CN"/>
        </w:rPr>
        <w:t>smoother</w:t>
      </w:r>
      <w:r w:rsidR="00815C30">
        <w:rPr>
          <w:lang w:eastAsia="zh-CN"/>
        </w:rPr>
        <w:t xml:space="preserve"> on survival </w:t>
      </w:r>
      <w:r w:rsidR="00F9438F">
        <w:rPr>
          <w:lang w:eastAsia="zh-CN"/>
        </w:rPr>
        <w:t xml:space="preserve">or </w:t>
      </w:r>
      <w:r w:rsidR="00F9438F" w:rsidRPr="00F9438F">
        <w:rPr>
          <w:i/>
          <w:iCs/>
        </w:rPr>
        <w:t>M</w:t>
      </w:r>
      <w:r w:rsidR="00F9438F">
        <w:rPr>
          <w:lang w:eastAsia="zh-CN"/>
        </w:rPr>
        <w:t xml:space="preserve"> fitted the data better </w:t>
      </w:r>
      <w:r w:rsidR="00760FB4">
        <w:rPr>
          <w:lang w:eastAsia="zh-CN"/>
        </w:rPr>
        <w:t xml:space="preserve">and </w:t>
      </w:r>
      <w:ins w:id="19" w:author="Haikun Xu" w:date="2020-08-07T16:07:00Z">
        <w:r w:rsidR="00CB2EEF">
          <w:rPr>
            <w:lang w:eastAsia="zh-CN"/>
          </w:rPr>
          <w:t xml:space="preserve">had </w:t>
        </w:r>
      </w:ins>
      <w:r w:rsidR="00760FB4">
        <w:rPr>
          <w:lang w:eastAsia="zh-CN"/>
        </w:rPr>
        <w:t xml:space="preserve">reduced </w:t>
      </w:r>
      <w:del w:id="20" w:author="Haikun Xu" w:date="2020-08-07T16:07:00Z">
        <w:r w:rsidR="00760FB4" w:rsidDel="00CB2EEF">
          <w:rPr>
            <w:lang w:eastAsia="zh-CN"/>
          </w:rPr>
          <w:delText xml:space="preserve">the </w:delText>
        </w:r>
      </w:del>
      <w:r w:rsidR="00760FB4">
        <w:rPr>
          <w:lang w:eastAsia="zh-CN"/>
        </w:rPr>
        <w:t xml:space="preserve">retrospective pattern (lower AIC and </w:t>
      </w:r>
      <w:proofErr w:type="spellStart"/>
      <w:r w:rsidR="00760FB4">
        <w:rPr>
          <w:lang w:eastAsia="zh-CN"/>
        </w:rPr>
        <w:t>Mohn’s</w:t>
      </w:r>
      <w:proofErr w:type="spellEnd"/>
      <w:r w:rsidR="00760FB4">
        <w:rPr>
          <w:lang w:eastAsia="zh-CN"/>
        </w:rPr>
        <w:t xml:space="preserve"> </w:t>
      </w:r>
      <m:oMath>
        <m:r>
          <w:rPr>
            <w:rFonts w:ascii="Cambria Math" w:hAnsi="Cambria Math"/>
            <w:lang w:eastAsia="zh-CN"/>
          </w:rPr>
          <m:t>ρ</m:t>
        </m:r>
      </m:oMath>
      <w:r w:rsidR="00760FB4">
        <w:rPr>
          <w:lang w:eastAsia="zh-CN"/>
        </w:rPr>
        <w:t>)</w:t>
      </w:r>
      <w:r w:rsidR="00F9438F">
        <w:rPr>
          <w:lang w:eastAsia="zh-CN"/>
        </w:rPr>
        <w:t>. T</w:t>
      </w:r>
      <w:r w:rsidR="00815C30">
        <w:rPr>
          <w:lang w:eastAsia="zh-CN"/>
        </w:rPr>
        <w:t xml:space="preserve">he </w:t>
      </w:r>
      <w:r w:rsidR="00F9438F">
        <w:rPr>
          <w:lang w:eastAsia="zh-CN"/>
        </w:rPr>
        <w:t xml:space="preserve">best </w:t>
      </w:r>
      <w:r w:rsidR="00815C30">
        <w:rPr>
          <w:lang w:eastAsia="zh-CN"/>
        </w:rPr>
        <w:t xml:space="preserve">retrospective pattern was achieved by </w:t>
      </w:r>
      <w:r w:rsidR="00F9438F">
        <w:rPr>
          <w:lang w:eastAsia="zh-CN"/>
        </w:rPr>
        <w:t xml:space="preserve">simultaneously </w:t>
      </w:r>
      <w:r w:rsidR="00815C30">
        <w:rPr>
          <w:lang w:eastAsia="zh-CN"/>
        </w:rPr>
        <w:t>including</w:t>
      </w:r>
      <w:r w:rsidR="00F9438F">
        <w:rPr>
          <w:lang w:eastAsia="zh-CN"/>
        </w:rPr>
        <w:t xml:space="preserve"> 2D AR(1) </w:t>
      </w:r>
      <w:r w:rsidR="00F9438F" w:rsidRPr="00F9438F">
        <w:rPr>
          <w:i/>
          <w:iCs/>
        </w:rPr>
        <w:t>M</w:t>
      </w:r>
      <w:r w:rsidR="00F9438F">
        <w:rPr>
          <w:lang w:eastAsia="zh-CN"/>
        </w:rPr>
        <w:t xml:space="preserve"> deviations and </w:t>
      </w:r>
      <w:r w:rsidR="00815C30">
        <w:rPr>
          <w:lang w:eastAsia="zh-CN"/>
        </w:rPr>
        <w:t xml:space="preserve">independent </w:t>
      </w:r>
      <w:r w:rsidR="00F9438F">
        <w:rPr>
          <w:lang w:eastAsia="zh-CN"/>
        </w:rPr>
        <w:t>survival deviations. Including an environmental effect on recruitment further</w:t>
      </w:r>
      <w:del w:id="21" w:author="Brian Stock" w:date="2020-08-31T18:35:00Z">
        <w:r w:rsidR="00F9438F" w:rsidDel="00294DFF">
          <w:rPr>
            <w:lang w:eastAsia="zh-CN"/>
          </w:rPr>
          <w:delText xml:space="preserve"> </w:delText>
        </w:r>
      </w:del>
      <w:del w:id="22" w:author="Brian Stock" w:date="2020-08-31T14:32:00Z">
        <w:r w:rsidR="00F9438F" w:rsidDel="00557607">
          <w:rPr>
            <w:lang w:eastAsia="zh-CN"/>
          </w:rPr>
          <w:delText xml:space="preserve">improved the retrospective pattern </w:delText>
        </w:r>
      </w:del>
      <w:ins w:id="23" w:author="Brian Stock" w:date="2020-08-31T14:32:00Z">
        <w:r w:rsidR="00557607">
          <w:rPr>
            <w:lang w:eastAsia="zh-CN"/>
          </w:rPr>
          <w:t xml:space="preserve"> reduced </w:t>
        </w:r>
        <w:proofErr w:type="spellStart"/>
        <w:r w:rsidR="00557607">
          <w:rPr>
            <w:lang w:eastAsia="zh-CN"/>
          </w:rPr>
          <w:t>Mohn’s</w:t>
        </w:r>
        <w:proofErr w:type="spellEnd"/>
        <w:r w:rsidR="00557607">
          <w:rPr>
            <w:lang w:eastAsia="zh-CN"/>
          </w:rPr>
          <w:t xml:space="preserve"> </w:t>
        </w:r>
        <m:oMath>
          <m:r>
            <w:rPr>
              <w:rFonts w:ascii="Cambria Math" w:hAnsi="Cambria Math"/>
              <w:lang w:eastAsia="zh-CN"/>
            </w:rPr>
            <m:t>ρ</m:t>
          </m:r>
        </m:oMath>
      </w:ins>
      <w:ins w:id="24" w:author="Brian Stock" w:date="2020-08-31T18:24:00Z">
        <w:r w:rsidR="0082218A">
          <w:rPr>
            <w:lang w:eastAsia="zh-CN"/>
          </w:rPr>
          <w:t xml:space="preserve"> for recruitment but </w:t>
        </w:r>
        <w:r w:rsidR="0082218A">
          <w:t xml:space="preserve">did not </w:t>
        </w:r>
      </w:ins>
      <w:ins w:id="25" w:author="Brian Stock" w:date="2020-08-31T18:26:00Z">
        <w:r w:rsidR="00294DFF">
          <w:t xml:space="preserve">affect </w:t>
        </w:r>
      </w:ins>
      <w:proofErr w:type="spellStart"/>
      <w:ins w:id="26" w:author="Brian Stock" w:date="2020-08-31T18:25:00Z">
        <w:r w:rsidR="0082218A">
          <w:t>Mohn’s</w:t>
        </w:r>
        <w:proofErr w:type="spellEnd"/>
        <w:r w:rsidR="0082218A">
          <w:t xml:space="preserve"> </w:t>
        </w:r>
      </w:ins>
      <m:oMath>
        <m:r>
          <w:ins w:id="27" w:author="Brian Stock" w:date="2020-08-31T18:26:00Z">
            <w:rPr>
              <w:rFonts w:ascii="Cambria Math" w:hAnsi="Cambria Math"/>
              <w:lang w:eastAsia="zh-CN"/>
            </w:rPr>
            <m:t>ρ</m:t>
          </w:ins>
        </m:r>
      </m:oMath>
      <w:ins w:id="28" w:author="Brian Stock" w:date="2020-08-31T18:24:00Z">
        <w:r w:rsidR="0082218A">
          <w:t xml:space="preserve"> </w:t>
        </w:r>
      </w:ins>
      <w:ins w:id="29" w:author="Brian Stock" w:date="2020-08-31T18:26:00Z">
        <w:r w:rsidR="0082218A">
          <w:t xml:space="preserve">for </w:t>
        </w:r>
      </w:ins>
      <w:ins w:id="30" w:author="Brian Stock" w:date="2020-08-31T18:27:00Z">
        <w:r w:rsidR="00294DFF">
          <w:t xml:space="preserve">spawning stock biomass (SSB) or </w:t>
        </w:r>
        <w:r w:rsidR="00294DFF" w:rsidRPr="00294DFF">
          <w:rPr>
            <w:i/>
            <w:iCs/>
            <w:rPrChange w:id="31" w:author="Brian Stock" w:date="2020-08-31T18:27:00Z">
              <w:rPr/>
            </w:rPrChange>
          </w:rPr>
          <w:t>F</w:t>
        </w:r>
      </w:ins>
      <w:del w:id="32" w:author="Brian Stock" w:date="2020-08-31T18:25:00Z">
        <w:r w:rsidR="00F9438F" w:rsidDel="0082218A">
          <w:rPr>
            <w:lang w:eastAsia="zh-CN"/>
          </w:rPr>
          <w:delText>but to a lesser degree</w:delText>
        </w:r>
      </w:del>
      <w:r w:rsidR="00F9438F">
        <w:rPr>
          <w:lang w:eastAsia="zh-CN"/>
        </w:rPr>
        <w:t xml:space="preserve">. </w:t>
      </w:r>
      <w:ins w:id="33" w:author="Brian Stock" w:date="2020-08-31T18:30:00Z">
        <w:r w:rsidR="00294DFF">
          <w:rPr>
            <w:lang w:eastAsia="zh-CN"/>
          </w:rPr>
          <w:t>T</w:t>
        </w:r>
      </w:ins>
      <w:del w:id="34" w:author="Brian Stock" w:date="2020-08-31T18:28:00Z">
        <w:r w:rsidR="00760FB4" w:rsidDel="00294DFF">
          <w:rPr>
            <w:lang w:eastAsia="zh-CN"/>
          </w:rPr>
          <w:delText>Lastly</w:delText>
        </w:r>
        <w:r w:rsidR="00F9438F" w:rsidDel="00294DFF">
          <w:rPr>
            <w:lang w:eastAsia="zh-CN"/>
          </w:rPr>
          <w:delText xml:space="preserve">, </w:delText>
        </w:r>
        <w:r w:rsidR="00D8012E" w:rsidDel="00294DFF">
          <w:delText>t</w:delText>
        </w:r>
      </w:del>
      <w:r w:rsidR="00D8012E">
        <w:t>he</w:t>
      </w:r>
      <w:r w:rsidR="007F62AA">
        <w:t xml:space="preserve"> </w:t>
      </w:r>
      <w:r w:rsidR="00F9438F">
        <w:t xml:space="preserve">2D AR(1) smoother </w:t>
      </w:r>
      <w:r w:rsidR="00A41F2A">
        <w:t>altered</w:t>
      </w:r>
      <w:r w:rsidR="00EC722C">
        <w:t xml:space="preserve"> estimates of </w:t>
      </w:r>
      <w:del w:id="35" w:author="Brian Stock" w:date="2020-08-31T18:27:00Z">
        <w:r w:rsidR="00EC722C" w:rsidDel="00294DFF">
          <w:delText xml:space="preserve">spawning </w:delText>
        </w:r>
        <w:r w:rsidR="00760FB4" w:rsidDel="00294DFF">
          <w:delText xml:space="preserve">stock </w:delText>
        </w:r>
        <w:r w:rsidR="00EC722C" w:rsidDel="00294DFF">
          <w:delText>biomass</w:delText>
        </w:r>
        <w:r w:rsidR="00760FB4" w:rsidDel="00294DFF">
          <w:delText xml:space="preserve"> (</w:delText>
        </w:r>
      </w:del>
      <w:r w:rsidR="00760FB4">
        <w:t>SSB</w:t>
      </w:r>
      <w:del w:id="36" w:author="Brian Stock" w:date="2020-08-31T18:27:00Z">
        <w:r w:rsidR="00760FB4" w:rsidDel="00294DFF">
          <w:delText>)</w:delText>
        </w:r>
      </w:del>
      <w:r w:rsidR="00A41F2A">
        <w:t xml:space="preserve"> and </w:t>
      </w:r>
      <w:del w:id="37" w:author="Brian Stock" w:date="2020-08-31T18:27:00Z">
        <w:r w:rsidR="00A41F2A" w:rsidDel="00294DFF">
          <w:delText>fishing mortality</w:delText>
        </w:r>
        <w:r w:rsidR="00A721A7" w:rsidDel="00294DFF">
          <w:delText xml:space="preserve"> </w:delText>
        </w:r>
      </w:del>
      <w:ins w:id="38" w:author="Brian Stock" w:date="2020-08-31T14:42:00Z">
        <w:r w:rsidR="001C5913" w:rsidRPr="001C5913">
          <w:rPr>
            <w:i/>
            <w:iCs/>
            <w:rPrChange w:id="39" w:author="Brian Stock" w:date="2020-08-31T14:42:00Z">
              <w:rPr/>
            </w:rPrChange>
          </w:rPr>
          <w:t>F</w:t>
        </w:r>
      </w:ins>
      <w:ins w:id="40" w:author="Brian Stock" w:date="2020-08-31T18:27:00Z">
        <w:r w:rsidR="00294DFF">
          <w:t xml:space="preserve"> </w:t>
        </w:r>
      </w:ins>
      <w:r w:rsidR="007F62AA">
        <w:t xml:space="preserve">by </w:t>
      </w:r>
      <w:r w:rsidR="00F9438F">
        <w:t>around 15%</w:t>
      </w:r>
      <w:ins w:id="41" w:author="Brian Stock" w:date="2020-08-31T18:30:00Z">
        <w:r w:rsidR="00294DFF">
          <w:t xml:space="preserve"> in model years</w:t>
        </w:r>
      </w:ins>
      <w:ins w:id="42" w:author="Brian Stock" w:date="2020-08-31T18:28:00Z">
        <w:r w:rsidR="00294DFF">
          <w:t xml:space="preserve">, </w:t>
        </w:r>
      </w:ins>
      <w:ins w:id="43" w:author="Brian Stock" w:date="2020-08-31T18:29:00Z">
        <w:r w:rsidR="00294DFF">
          <w:t>whereas</w:t>
        </w:r>
      </w:ins>
      <w:ins w:id="44" w:author="Brian Stock" w:date="2020-08-31T18:28:00Z">
        <w:r w:rsidR="00294DFF">
          <w:t xml:space="preserve"> </w:t>
        </w:r>
      </w:ins>
      <w:ins w:id="45" w:author="Brian Stock" w:date="2020-08-31T18:29:00Z">
        <w:r w:rsidR="00294DFF">
          <w:t xml:space="preserve">SSB changed by 30% </w:t>
        </w:r>
      </w:ins>
      <w:ins w:id="46" w:author="Brian Stock" w:date="2020-08-31T18:28:00Z">
        <w:r w:rsidR="00294DFF">
          <w:t>i</w:t>
        </w:r>
      </w:ins>
      <w:ins w:id="47" w:author="Brian Stock" w:date="2020-08-31T14:40:00Z">
        <w:r w:rsidR="001C5913">
          <w:t xml:space="preserve">n short-term projections with constant </w:t>
        </w:r>
        <w:r w:rsidR="001C5913" w:rsidRPr="001C5913">
          <w:rPr>
            <w:i/>
            <w:iCs/>
            <w:rPrChange w:id="48" w:author="Brian Stock" w:date="2020-08-31T14:42:00Z">
              <w:rPr/>
            </w:rPrChange>
          </w:rPr>
          <w:t>F</w:t>
        </w:r>
      </w:ins>
      <w:del w:id="49" w:author="Brian Stock" w:date="2020-08-31T14:36:00Z">
        <w:r w:rsidR="00F9438F" w:rsidDel="0058627B">
          <w:delText xml:space="preserve"> </w:delText>
        </w:r>
      </w:del>
      <w:del w:id="50" w:author="Brian Stock" w:date="2020-08-31T14:35:00Z">
        <w:r w:rsidR="00F9438F" w:rsidDel="0058627B">
          <w:delText>in model years</w:delText>
        </w:r>
      </w:del>
      <w:del w:id="51" w:author="Brian Stock" w:date="2020-08-31T14:40:00Z">
        <w:r w:rsidR="00F9438F" w:rsidDel="001C5913">
          <w:delText xml:space="preserve"> and </w:delText>
        </w:r>
      </w:del>
      <w:del w:id="52" w:author="Brian Stock" w:date="2020-08-31T18:29:00Z">
        <w:r w:rsidR="00F9438F" w:rsidDel="00294DFF">
          <w:delText>30%</w:delText>
        </w:r>
      </w:del>
      <w:del w:id="53" w:author="Brian Stock" w:date="2020-08-31T14:40:00Z">
        <w:r w:rsidR="00F9438F" w:rsidDel="001C5913">
          <w:delText xml:space="preserve"> in short-term projection years</w:delText>
        </w:r>
      </w:del>
      <w:del w:id="54" w:author="Brian Stock" w:date="2020-08-31T18:29:00Z">
        <w:r w:rsidR="00F9438F" w:rsidDel="00294DFF">
          <w:delText xml:space="preserve">. </w:delText>
        </w:r>
      </w:del>
      <w:ins w:id="55" w:author="Brian Stock" w:date="2020-08-31T18:29:00Z">
        <w:r w:rsidR="00294DFF">
          <w:t xml:space="preserve">. </w:t>
        </w:r>
      </w:ins>
      <w:r w:rsidR="00F9438F">
        <w:t xml:space="preserve">We conclude that </w:t>
      </w:r>
      <w:r w:rsidR="00760FB4">
        <w:t xml:space="preserve">incorporating 2D autocorrelated variation in survival, </w:t>
      </w:r>
      <w:r w:rsidR="00760FB4" w:rsidRPr="00760FB4">
        <w:rPr>
          <w:i/>
          <w:iCs/>
        </w:rPr>
        <w:t>M</w:t>
      </w:r>
      <w:r w:rsidR="00760FB4">
        <w:rPr>
          <w:lang w:eastAsia="zh-CN"/>
        </w:rPr>
        <w:t xml:space="preserve">, or both could improve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model fit</w:t>
      </w:r>
      <w:r w:rsidR="00AD1C17">
        <w:rPr>
          <w:lang w:eastAsia="zh-CN"/>
        </w:rPr>
        <w:t xml:space="preserve"> and </w:t>
      </w:r>
      <w:ins w:id="56" w:author="Haikun Xu" w:date="2020-08-07T16:09:00Z">
        <w:del w:id="57" w:author="Brian Stock" w:date="2020-08-31T14:44:00Z">
          <w:r w:rsidR="00977ECA" w:rsidDel="001C5913">
            <w:rPr>
              <w:lang w:eastAsia="zh-CN"/>
            </w:rPr>
            <w:delText>t</w:delText>
          </w:r>
        </w:del>
      </w:ins>
      <w:ins w:id="58" w:author="Haikun Xu" w:date="2020-08-07T16:10:00Z">
        <w:del w:id="59" w:author="Brian Stock" w:date="2020-08-31T14:44:00Z">
          <w:r w:rsidR="00977ECA" w:rsidDel="001C5913">
            <w:rPr>
              <w:lang w:eastAsia="zh-CN"/>
            </w:rPr>
            <w:delText xml:space="preserve">he </w:delText>
          </w:r>
        </w:del>
        <w:r w:rsidR="00977ECA">
          <w:rPr>
            <w:lang w:eastAsia="zh-CN"/>
          </w:rPr>
          <w:t>accuracy</w:t>
        </w:r>
      </w:ins>
      <w:del w:id="60" w:author="Haikun Xu" w:date="2020-08-07T16:10:00Z">
        <w:r w:rsidR="003B3D56" w:rsidDel="00977ECA">
          <w:rPr>
            <w:lang w:eastAsia="zh-CN"/>
          </w:rPr>
          <w:delText>reliab</w:delText>
        </w:r>
        <w:r w:rsidR="00760FB4" w:rsidDel="00977ECA">
          <w:rPr>
            <w:lang w:eastAsia="zh-CN"/>
          </w:rPr>
          <w:delText>le prediction</w:delText>
        </w:r>
      </w:del>
      <w:r w:rsidR="00760FB4">
        <w:rPr>
          <w:lang w:eastAsia="zh-CN"/>
        </w:rPr>
        <w:t xml:space="preserve"> of</w:t>
      </w:r>
      <w:r w:rsidR="003B3D56">
        <w:rPr>
          <w:lang w:eastAsia="zh-CN"/>
        </w:rPr>
        <w:t xml:space="preserve"> SSB</w:t>
      </w:r>
      <w:ins w:id="61" w:author="Haikun Xu" w:date="2020-08-07T16:10:00Z">
        <w:r w:rsidR="00977ECA">
          <w:rPr>
            <w:lang w:eastAsia="zh-CN"/>
          </w:rPr>
          <w:t xml:space="preserve"> projection</w:t>
        </w:r>
      </w:ins>
      <w:ins w:id="62" w:author="Brian Stock" w:date="2020-08-31T14:45:00Z">
        <w:r w:rsidR="001C5913">
          <w:rPr>
            <w:lang w:eastAsia="zh-CN"/>
          </w:rPr>
          <w:t>s</w:t>
        </w:r>
      </w:ins>
      <w:r w:rsidR="00760FB4">
        <w:rPr>
          <w:lang w:eastAsia="zh-CN"/>
        </w:rPr>
        <w:t>.</w:t>
      </w:r>
    </w:p>
    <w:p w14:paraId="19ACFD8B" w14:textId="1C9BE3F9" w:rsidR="00004AB7" w:rsidRPr="00EC722C" w:rsidRDefault="005A2DB2" w:rsidP="000B3E5A">
      <w:pPr>
        <w:pStyle w:val="Chapterheading0"/>
        <w:jc w:val="left"/>
      </w:pPr>
      <w:r w:rsidRPr="000B3E5A">
        <w:rPr>
          <w:b/>
          <w:bCs/>
        </w:rPr>
        <w:lastRenderedPageBreak/>
        <w:t>Keywords</w:t>
      </w:r>
      <w:r>
        <w:t xml:space="preserve">: </w:t>
      </w:r>
      <w:r w:rsidR="000B3E5A">
        <w:t xml:space="preserve">state-space model; stock assessment; random effects; </w:t>
      </w:r>
      <w:r w:rsidR="00AE3F5F">
        <w:t>s</w:t>
      </w:r>
      <w:r>
        <w:t xml:space="preserve">urvival; </w:t>
      </w:r>
      <w:r w:rsidR="00760FB4">
        <w:t xml:space="preserve">natural mortality;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61C3B613"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63" w:name="OLE_LINK10"/>
      <w:bookmarkStart w:id="6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63"/>
      <w:bookmarkEnd w:id="6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w:t>
      </w:r>
      <w:del w:id="65" w:author="Brian Stock" w:date="2020-08-31T15:03:00Z">
        <w:r w:rsidR="000C6C06" w:rsidDel="001B3A9C">
          <w:delText>opul</w:delText>
        </w:r>
      </w:del>
      <w:del w:id="66" w:author="Brian Stock" w:date="2020-08-31T15:04:00Z">
        <w:r w:rsidR="000C6C06" w:rsidDel="001B3A9C">
          <w:delText>ation p</w:delText>
        </w:r>
      </w:del>
      <w:r w:rsidR="000C6C06">
        <w:t>rocesses</w:t>
      </w:r>
      <w:del w:id="67" w:author="Brian Stock" w:date="2020-08-31T15:04:00Z">
        <w:r w:rsidR="000C6C06" w:rsidDel="001B3A9C">
          <w:delText>,</w:delText>
        </w:r>
      </w:del>
      <w:r w:rsidR="000C6C06">
        <w:t xml:space="preserve"> such as s</w:t>
      </w:r>
      <w:r w:rsidR="000C6C06" w:rsidRPr="009A4919">
        <w:t>electivity</w:t>
      </w:r>
      <w:del w:id="68" w:author="Brian Stock" w:date="2020-08-31T15:04:00Z">
        <w:r w:rsidR="000C6C06" w:rsidRPr="009A4919" w:rsidDel="001B3A9C">
          <w:delText>,</w:delText>
        </w:r>
      </w:del>
      <w:r w:rsidR="000C6C06" w:rsidRPr="009A4919">
        <w:t xml:space="preserve">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ins w:id="69" w:author="Brian Stock" w:date="2020-08-31T15:24:00Z">
        <w:r w:rsidR="00A95D46">
          <w:rPr>
            <w:noProof/>
          </w:rPr>
          <w:t>; Xu et al. 2019</w:t>
        </w:r>
      </w:ins>
      <w:r w:rsidR="008B06BB">
        <w:rPr>
          <w:noProof/>
        </w:rPr>
        <w:t>)</w:t>
      </w:r>
      <w:r w:rsidR="00450312">
        <w:fldChar w:fldCharType="end"/>
      </w:r>
      <w:r w:rsidR="00911727" w:rsidRPr="009A4919">
        <w:t xml:space="preserve">. </w:t>
      </w:r>
      <w:del w:id="70" w:author="Brian Stock" w:date="2020-08-31T15:04:00Z">
        <w:r w:rsidR="00E04F59" w:rsidDel="001B3A9C">
          <w:delText xml:space="preserve">To date, </w:delText>
        </w:r>
        <w:r w:rsidR="000C6C06" w:rsidDel="001B3A9C">
          <w:delText>u</w:delText>
        </w:r>
      </w:del>
      <w:ins w:id="71" w:author="Brian Stock" w:date="2020-08-31T15:05:00Z">
        <w:r w:rsidR="001B3A9C">
          <w:t>U</w:t>
        </w:r>
      </w:ins>
      <w:r w:rsidR="000C6C06">
        <w:t xml:space="preserve">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ins w:id="72" w:author="Brian Stock" w:date="2020-08-31T15:25:00Z">
        <w:r w:rsidR="00A95D46">
          <w:t>, although Xu et al. (20</w:t>
        </w:r>
      </w:ins>
      <w:ins w:id="73" w:author="Brian Stock" w:date="2020-08-31T15:26:00Z">
        <w:r w:rsidR="00A95D46">
          <w:t>1</w:t>
        </w:r>
      </w:ins>
      <w:ins w:id="74" w:author="Brian Stock" w:date="2020-08-31T15:27:00Z">
        <w:r w:rsidR="00A95D46">
          <w:t>9)</w:t>
        </w:r>
      </w:ins>
      <w:ins w:id="75" w:author="Brian Stock" w:date="2020-08-31T15:28:00Z">
        <w:r w:rsidR="00A95D46">
          <w:t xml:space="preserve"> recently</w:t>
        </w:r>
      </w:ins>
      <w:ins w:id="76" w:author="Brian Stock" w:date="2020-08-31T15:27:00Z">
        <w:r w:rsidR="00A95D46">
          <w:t xml:space="preserve"> implemented </w:t>
        </w:r>
      </w:ins>
      <w:ins w:id="77" w:author="Brian Stock" w:date="2020-08-31T15:30:00Z">
        <w:r w:rsidR="00A95D46">
          <w:t>2D AR(1) selectivity devi</w:t>
        </w:r>
      </w:ins>
      <w:ins w:id="78" w:author="Brian Stock" w:date="2020-08-31T15:31:00Z">
        <w:r w:rsidR="00A95D46">
          <w:t xml:space="preserve">ations </w:t>
        </w:r>
      </w:ins>
      <w:ins w:id="79" w:author="Brian Stock" w:date="2020-08-31T15:27:00Z">
        <w:r w:rsidR="00A95D46">
          <w:t>in Stock Synthesis</w:t>
        </w:r>
      </w:ins>
      <w:ins w:id="80" w:author="Brian Stock" w:date="2020-08-31T15:33:00Z">
        <w:r w:rsidR="00A95D46">
          <w:t xml:space="preserve"> (</w:t>
        </w:r>
        <w:proofErr w:type="spellStart"/>
        <w:r w:rsidR="00A95D46">
          <w:t>Methot</w:t>
        </w:r>
        <w:proofErr w:type="spellEnd"/>
        <w:r w:rsidR="00A95D46">
          <w:t xml:space="preserve"> and Wetzel </w:t>
        </w:r>
      </w:ins>
      <w:ins w:id="81" w:author="Brian Stock" w:date="2020-08-31T15:34:00Z">
        <w:r w:rsidR="00A95D46">
          <w:t>2013)</w:t>
        </w:r>
      </w:ins>
      <w:ins w:id="82" w:author="Brian Stock" w:date="2020-08-31T15:26:00Z">
        <w:r w:rsidR="00A95D46">
          <w:t xml:space="preserve">. </w:t>
        </w:r>
      </w:ins>
      <w:del w:id="83" w:author="Brian Stock" w:date="2020-08-31T15:25:00Z">
        <w:r w:rsidR="00E04F59" w:rsidDel="00A95D46">
          <w:delText>.</w:delText>
        </w:r>
        <w:r w:rsidR="00911727" w:rsidRPr="009A4919" w:rsidDel="00A95D46">
          <w:delText xml:space="preserve"> </w:delText>
        </w:r>
      </w:del>
      <w:ins w:id="84" w:author="Brian Stock" w:date="2020-08-31T15:24:00Z">
        <w:r w:rsidR="00A95D46">
          <w:t xml:space="preserve">Another </w:t>
        </w:r>
      </w:ins>
      <w:ins w:id="85" w:author="Brian Stock" w:date="2020-08-31T15:26:00Z">
        <w:r w:rsidR="00A95D46">
          <w:t xml:space="preserve">exception </w:t>
        </w:r>
      </w:ins>
      <w:ins w:id="86" w:author="Brian Stock" w:date="2020-08-31T15:24:00Z">
        <w:r w:rsidR="00A95D46">
          <w:t xml:space="preserve">is </w:t>
        </w:r>
      </w:ins>
      <w:del w:id="87" w:author="Brian Stock" w:date="2020-08-31T15:24:00Z">
        <w:r w:rsidR="008F0EEC" w:rsidDel="00A95D46">
          <w:delText xml:space="preserve">One exception is </w:delText>
        </w:r>
      </w:del>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del w:id="88" w:author="Brian Stock" w:date="2020-08-31T15:26:00Z">
        <w:r w:rsidR="00D66D6D" w:rsidDel="00A95D46">
          <w:delText xml:space="preserve">However, </w:delText>
        </w:r>
      </w:del>
      <w:proofErr w:type="spellStart"/>
      <w:r w:rsidR="00D66D6D">
        <w:t>Cadigan</w:t>
      </w:r>
      <w:proofErr w:type="spellEnd"/>
      <w:r w:rsidR="00D66D6D">
        <w:t xml:space="preserve"> (201</w:t>
      </w:r>
      <w:r w:rsidR="00882D03">
        <w:t>6</w:t>
      </w:r>
      <w:r w:rsidR="00D66D6D">
        <w:t>) did not</w:t>
      </w:r>
      <w:ins w:id="89" w:author="Brian Stock" w:date="2020-08-31T15:26:00Z">
        <w:r w:rsidR="00A95D46">
          <w:t>, however,</w:t>
        </w:r>
      </w:ins>
      <w:r w:rsidR="00D66D6D">
        <w:t xml:space="preserve">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r w:rsidR="002A2F48">
        <w:rPr>
          <w:lang w:eastAsia="zh-CN"/>
        </w:rPr>
        <w:t>fully-selected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235B4A92"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w:t>
      </w:r>
      <w:del w:id="90" w:author="Brian Stock" w:date="2020-08-31T15:39:00Z">
        <w:r w:rsidR="008F0EEC" w:rsidDel="009D446A">
          <w:delText xml:space="preserve">on survival </w:delText>
        </w:r>
        <w:r w:rsidR="005F3FBA" w:rsidDel="009D446A">
          <w:delText xml:space="preserve">or </w:delText>
        </w:r>
        <m:oMath>
          <m:r>
            <w:rPr>
              <w:rFonts w:ascii="Cambria Math" w:hAnsi="Cambria Math"/>
            </w:rPr>
            <m:t>M</m:t>
          </m:r>
        </m:oMath>
        <w:r w:rsidR="005F3FBA" w:rsidDel="009D446A">
          <w:delText xml:space="preserve"> </w:delText>
        </w:r>
      </w:del>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this 2D AR(1)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deviations in survival (</w:t>
      </w:r>
      <w:proofErr w:type="spellStart"/>
      <w:r w:rsidR="009C083D">
        <w:t>Gudmundsson</w:t>
      </w:r>
      <w:proofErr w:type="spellEnd"/>
      <w:r w:rsidR="009C083D">
        <w:t xml:space="preserve"> and </w:t>
      </w:r>
      <w:proofErr w:type="spellStart"/>
      <w:r w:rsidR="009C083D">
        <w:t>Gunnlaugsson</w:t>
      </w:r>
      <w:proofErr w:type="spellEnd"/>
      <w:r w:rsidR="009C083D">
        <w:t xml:space="preserve">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ins w:id="91" w:author="Brian Stock" w:date="2020-08-31T15:47:00Z">
        <w:r w:rsidR="00947B98">
          <w:t xml:space="preserve">Here, </w:t>
        </w:r>
      </w:ins>
      <w:del w:id="92" w:author="Brian Stock" w:date="2020-08-31T15:47:00Z">
        <w:r w:rsidR="00342366" w:rsidDel="00947B98">
          <w:delText>W</w:delText>
        </w:r>
      </w:del>
      <w:ins w:id="93" w:author="Brian Stock" w:date="2020-08-31T15:47:00Z">
        <w:r w:rsidR="00947B98">
          <w:t>w</w:t>
        </w:r>
      </w:ins>
      <w:r w:rsidR="00342366">
        <w:t>e e</w:t>
      </w:r>
      <w:r w:rsidR="003402DE">
        <w:t xml:space="preserve">xtend </w:t>
      </w:r>
      <w:r w:rsidR="002F2F3C">
        <w:t xml:space="preserve">the model presented in </w:t>
      </w:r>
      <w:r w:rsidR="002F2F3C">
        <w:rPr>
          <w:noProof/>
        </w:rPr>
        <w:t xml:space="preserve">Miller et al. (2016), </w:t>
      </w:r>
      <w:del w:id="94" w:author="Brian Stock" w:date="2020-08-31T15:45:00Z">
        <w:r w:rsidR="002F2F3C" w:rsidDel="00947B98">
          <w:rPr>
            <w:noProof/>
          </w:rPr>
          <w:delText xml:space="preserve">in </w:delText>
        </w:r>
      </w:del>
      <w:r w:rsidR="002F2F3C">
        <w:rPr>
          <w:noProof/>
        </w:rPr>
        <w:t xml:space="preserve">which </w:t>
      </w:r>
      <w:ins w:id="95" w:author="Brian Stock" w:date="2020-08-31T15:45:00Z">
        <w:r w:rsidR="00947B98">
          <w:rPr>
            <w:noProof/>
          </w:rPr>
          <w:t xml:space="preserve">included stochastic deviations in </w:t>
        </w:r>
      </w:ins>
      <w:r w:rsidR="000758EF">
        <w:t>annual survival</w:t>
      </w:r>
      <w:del w:id="96" w:author="Brian Stock" w:date="2020-08-31T15:45:00Z">
        <w:r w:rsidR="000758EF" w:rsidDel="00947B98">
          <w:delText xml:space="preserve"> </w:delText>
        </w:r>
        <w:r w:rsidR="002F2F3C" w:rsidDel="00947B98">
          <w:delText xml:space="preserve">was </w:delText>
        </w:r>
        <w:r w:rsidR="004D59D6" w:rsidDel="00947B98">
          <w:delText>stochastic</w:delText>
        </w:r>
      </w:del>
      <w:del w:id="97" w:author="Brian Stock" w:date="2020-08-31T15:44:00Z">
        <w:r w:rsidR="002F2F3C" w:rsidDel="00C936AD">
          <w:delText>,</w:delText>
        </w:r>
      </w:del>
      <w:del w:id="98" w:author="Brian Stock" w:date="2020-08-31T15:45:00Z">
        <w:r w:rsidR="002F2F3C" w:rsidDel="00947B98">
          <w:delText xml:space="preserve"> </w:delText>
        </w:r>
        <w:r w:rsidR="00986FA6" w:rsidDel="00947B98">
          <w:delText>but with</w:delText>
        </w:r>
        <w:r w:rsidR="009A4015" w:rsidDel="00947B98">
          <w:delText xml:space="preserve"> </w:delText>
        </w:r>
        <w:r w:rsidR="00972E0D" w:rsidDel="00947B98">
          <w:delText>the</w:delText>
        </w:r>
        <w:r w:rsidR="006C52B5" w:rsidDel="00947B98">
          <w:delText xml:space="preserve"> stochastic </w:delText>
        </w:r>
        <w:r w:rsidR="00943533" w:rsidDel="00947B98">
          <w:delText>deviations</w:delText>
        </w:r>
        <w:r w:rsidR="006C52B5" w:rsidDel="00947B98">
          <w:delText xml:space="preserve"> </w:delText>
        </w:r>
        <w:r w:rsidR="00972E0D" w:rsidDel="00947B98">
          <w:delText>in survival</w:delText>
        </w:r>
      </w:del>
      <w:r w:rsidR="00972E0D">
        <w:t xml:space="preserve">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w:t>
      </w:r>
      <w:del w:id="99" w:author="Brian Stock" w:date="2020-08-31T15:48:00Z">
        <w:r w:rsidR="00BB0B16" w:rsidDel="00947B98">
          <w:delText>Henceforth</w:delText>
        </w:r>
      </w:del>
      <w:ins w:id="100" w:author="Brian Stock" w:date="2020-08-31T15:48:00Z">
        <w:r w:rsidR="00947B98">
          <w:t>Hereafter</w:t>
        </w:r>
      </w:ins>
      <w:r w:rsidR="00BB0B16">
        <w:t xml:space="preserve">,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101"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AR(1)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101"/>
    </w:p>
    <w:p w14:paraId="7EA26BB8" w14:textId="29589964" w:rsidR="00F5594A" w:rsidRPr="00004AB7" w:rsidRDefault="00BC621B" w:rsidP="001829AC">
      <w:pPr>
        <w:pStyle w:val="Heading2"/>
      </w:pPr>
      <w:r>
        <w:t>2.1.  2</w:t>
      </w:r>
      <w:r w:rsidR="00784661" w:rsidRPr="00004AB7">
        <w:t xml:space="preserve">D AR(1)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102" w:name="OLE_LINK9"/>
                      <w:bookmarkStart w:id="103"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102"/>
                      <w:bookmarkEnd w:id="103"/>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17EEC346"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w:t>
      </w:r>
      <w:ins w:id="104" w:author="Brian Stock" w:date="2020-08-31T15:50:00Z">
        <w:r w:rsidR="00D23077">
          <w:t>,</w:t>
        </w:r>
      </w:ins>
      <w:ins w:id="105" w:author="Brian Stock" w:date="2020-08-31T15:51:00Z">
        <w:r w:rsidR="00D23077">
          <w:t xml:space="preserve"> </w:t>
        </w:r>
        <w:r w:rsidR="00D23077" w:rsidRPr="00D23077">
          <w:rPr>
            <w:i/>
            <w:iCs/>
            <w:rPrChange w:id="106" w:author="Brian Stock" w:date="2020-08-31T15:51:00Z">
              <w:rPr/>
            </w:rPrChange>
          </w:rPr>
          <w:t>Z</w:t>
        </w:r>
        <w:r w:rsidR="00D23077">
          <w:t xml:space="preserve"> is the total mortality rate (</w:t>
        </w:r>
        <w:r w:rsidR="00D23077" w:rsidRPr="00D23077">
          <w:rPr>
            <w:i/>
            <w:iCs/>
            <w:rPrChange w:id="107" w:author="Brian Stock" w:date="2020-08-31T15:51:00Z">
              <w:rPr/>
            </w:rPrChange>
          </w:rPr>
          <w:t>F</w:t>
        </w:r>
        <w:r w:rsidR="00D23077">
          <w:t xml:space="preserve"> + </w:t>
        </w:r>
        <w:r w:rsidR="00D23077" w:rsidRPr="00D23077">
          <w:rPr>
            <w:i/>
            <w:iCs/>
            <w:rPrChange w:id="108" w:author="Brian Stock" w:date="2020-08-31T15:51:00Z">
              <w:rPr/>
            </w:rPrChange>
          </w:rPr>
          <w:t>M</w:t>
        </w:r>
        <w:r w:rsidR="00D23077">
          <w:t>),</w:t>
        </w:r>
      </w:ins>
      <w:ins w:id="109" w:author="Brian Stock" w:date="2020-08-31T15:52:00Z">
        <w:r w:rsidR="00D23077">
          <w:t xml:space="preserve"> and</w:t>
        </w:r>
      </w:ins>
      <w:del w:id="110" w:author="Brian Stock" w:date="2020-08-31T15:50:00Z">
        <w:r w:rsidR="005800C3" w:rsidDel="00D23077">
          <w:delText xml:space="preserve"> </w:delText>
        </w:r>
        <w:r w:rsidRPr="009A4919" w:rsidDel="00D23077">
          <w:delText>and</w:delText>
        </w:r>
      </w:del>
      <w:r w:rsidRPr="009A4919">
        <w:t xml:space="preserve">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w:t>
      </w:r>
      <w:r w:rsidR="008977B5">
        <w:t>-</w:t>
      </w:r>
      <w:r w:rsidR="00626AA7">
        <w:t xml:space="preserve">group.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2E8E5AF9"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of age and time</w:t>
      </w:r>
      <w:ins w:id="111" w:author="Brian Stock" w:date="2020-08-31T15:54:00Z">
        <w:r w:rsidR="00982936">
          <w:rPr>
            <w:lang w:eastAsia="zh-CN"/>
          </w:rPr>
          <w:t>,</w:t>
        </w:r>
      </w:ins>
      <w:r w:rsidR="00254AF8">
        <w:rPr>
          <w:lang w:eastAsia="zh-CN"/>
        </w:rPr>
        <w:t xml:space="preserv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w:t>
      </w:r>
      <w:ins w:id="112" w:author="Brian Stock" w:date="2020-08-31T15:55:00Z">
        <w:r w:rsidR="00982936">
          <w:rPr>
            <w:lang w:eastAsia="zh-CN"/>
          </w:rPr>
          <w:t xml:space="preserve">mean </w:t>
        </w:r>
      </w:ins>
      <w:r w:rsidR="00254AF8">
        <w:rPr>
          <w:lang w:eastAsia="zh-CN"/>
        </w:rPr>
        <w:t>zero</w:t>
      </w:r>
      <w:del w:id="113" w:author="Brian Stock" w:date="2020-08-31T15:55:00Z">
        <w:r w:rsidR="00254AF8" w:rsidDel="00982936">
          <w:rPr>
            <w:lang w:eastAsia="zh-CN"/>
          </w:rPr>
          <w:delText xml:space="preserve"> mean</w:delText>
        </w:r>
        <w:r w:rsidR="00C96343" w:rsidDel="00982936">
          <w:rPr>
            <w:lang w:eastAsia="zh-CN"/>
          </w:rPr>
          <w:delText>s</w:delText>
        </w:r>
      </w:del>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0D0DC2"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77F3DB60"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w:t>
      </w:r>
      <w:del w:id="114" w:author="Haikun Xu" w:date="2020-08-07T14:15:00Z">
        <w:r w:rsidR="00FE2CEE" w:rsidDel="00404A89">
          <w:delText xml:space="preserve"> the</w:delText>
        </w:r>
      </w:del>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ins w:id="115" w:author="Brian Stock" w:date="2020-08-31T15:59:00Z">
        <w:r w:rsidR="00982936">
          <w:t xml:space="preserve">and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982936">
          <w:t xml:space="preserve"> </w:t>
        </w:r>
      </w:ins>
      <w:r w:rsidR="000629B6">
        <w:t xml:space="preserve">can be estimated </w:t>
      </w:r>
      <w:del w:id="116" w:author="Brian Stock" w:date="2020-08-31T15:59:00Z">
        <w:r w:rsidR="000629B6" w:rsidDel="00982936">
          <w:delText xml:space="preserve">internally </w:delText>
        </w:r>
      </w:del>
      <w:del w:id="117" w:author="Brian Stock" w:date="2020-08-31T16:01:00Z">
        <w:r w:rsidR="000629B6" w:rsidDel="00982936">
          <w:delText>in the model</w:delText>
        </w:r>
      </w:del>
      <w:ins w:id="118" w:author="Brian Stock" w:date="2020-08-31T16:01:00Z">
        <w:r w:rsidR="00982936">
          <w:t>internally</w:t>
        </w:r>
      </w:ins>
      <w:r w:rsidR="000629B6">
        <w:t xml:space="preserve">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w:t>
      </w:r>
      <w:del w:id="119" w:author="Brian Stock" w:date="2020-08-31T16:02:00Z">
        <w:r w:rsidR="002767EC" w:rsidRPr="009A4919" w:rsidDel="00982936">
          <w:delText xml:space="preserve"> should</w:delText>
        </w:r>
      </w:del>
      <w:r w:rsidR="002767EC" w:rsidRPr="009A4919">
        <w:t xml:space="preserve">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120" w:name="OLE_LINK36"/>
      <w:bookmarkStart w:id="121" w:name="OLE_LINK37"/>
      <m:oMath>
        <m:r>
          <m:rPr>
            <m:sty m:val="b"/>
          </m:rPr>
          <w:rPr>
            <w:rFonts w:ascii="Cambria Math" w:hAnsi="Cambria Math"/>
          </w:rPr>
          <m:t>Ε=</m:t>
        </m:r>
        <w:bookmarkStart w:id="122" w:name="OLE_LINK34"/>
        <w:bookmarkStart w:id="123"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120"/>
      <w:bookmarkEnd w:id="121"/>
      <w:bookmarkEnd w:id="122"/>
      <w:bookmarkEnd w:id="123"/>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24" w:name="OLE_LINK14"/>
      <w:bookmarkStart w:id="125" w:name="OLE_LINK15"/>
      <w:bookmarkStart w:id="126" w:name="OLE_LINK17"/>
      <w:bookmarkStart w:id="127" w:name="OLE_LINK18"/>
      <m:oMath>
        <m:r>
          <w:rPr>
            <w:rFonts w:ascii="Cambria Math" w:hAnsi="Cambria Math"/>
            <w:noProof/>
          </w:rPr>
          <m:t>A</m:t>
        </m:r>
        <w:bookmarkEnd w:id="124"/>
        <w:bookmarkEnd w:id="125"/>
        <m:r>
          <w:rPr>
            <w:rFonts w:ascii="Cambria Math" w:hAnsi="Cambria Math"/>
            <w:noProof/>
          </w:rPr>
          <m:t>(Y-1)×A(Y-1)</m:t>
        </m:r>
      </m:oMath>
      <w:bookmarkEnd w:id="126"/>
      <w:bookmarkEnd w:id="127"/>
      <w:r w:rsidR="00CD0120">
        <w:t xml:space="preserve"> </w:t>
      </w:r>
      <w:r w:rsidRPr="009A4919">
        <w:t>covariance matrix for the multivariate normal distribution</w:t>
      </w:r>
      <w:r w:rsidR="000E00F5">
        <w:t xml:space="preserve"> and is</w:t>
      </w:r>
      <w:r w:rsidRPr="009A4919">
        <w:t xml:space="preserve"> calculated as the </w:t>
      </w:r>
      <w:bookmarkStart w:id="128" w:name="OLE_LINK47"/>
      <w:r w:rsidRPr="009A4919">
        <w:t>Kronecker produc</w:t>
      </w:r>
      <w:bookmarkEnd w:id="128"/>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0D0DC2"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0D0DC2"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0D0DC2"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r w:rsidR="00A316F7">
        <w:t>AR(1)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and</w:t>
      </w:r>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29" w:name="OLE_LINK38"/>
      <w:bookmarkStart w:id="130"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29"/>
          <w:bookmarkEnd w:id="130"/>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AR(1)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 xml:space="preserve">as in </w:t>
      </w:r>
      <w:proofErr w:type="spellStart"/>
      <w:r>
        <w:t>Cadigan</w:t>
      </w:r>
      <w:proofErr w:type="spellEnd"/>
      <w:r>
        <w:t xml:space="preserve"> (2016):</w:t>
      </w:r>
    </w:p>
    <w:p w14:paraId="236F0108" w14:textId="6ECE7BDC" w:rsidR="00A460A6" w:rsidRPr="00A460A6" w:rsidRDefault="000D0DC2"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estimated.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131" w:name="OLE_LINK23"/>
      <w:bookmarkStart w:id="132" w:name="OLE_LINK24"/>
      <w:r>
        <w:t>2.2</w:t>
      </w:r>
      <w:r w:rsidR="00BC621B">
        <w:t>.</w:t>
      </w:r>
      <w:r>
        <w:t xml:space="preserve">  </w:t>
      </w:r>
      <w:r w:rsidR="00F5594A">
        <w:t xml:space="preserve">Application to </w:t>
      </w:r>
      <w:r w:rsidR="006E6A00">
        <w:t>SNEMA</w:t>
      </w:r>
      <w:r w:rsidR="00F5594A">
        <w:t xml:space="preserve"> yellowtail flounder</w:t>
      </w:r>
      <w:bookmarkEnd w:id="131"/>
      <w:bookmarkEnd w:id="132"/>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r>
        <w:t xml:space="preserve">AR(1)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133" w:name="OLE_LINK3"/>
      <w:bookmarkStart w:id="134"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indices of </w:t>
      </w:r>
      <w:r w:rsidR="006250F2">
        <w:rPr>
          <w:lang w:eastAsia="zh-CN"/>
        </w:rPr>
        <w:lastRenderedPageBreak/>
        <w:t>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Selectivity of the fleet was divided into six time blocks as in NEFSC (2020). We estimated logistic selectivity for the fleet and indices, except in three time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AR(1) for the CPI. </w:t>
      </w:r>
      <w:r w:rsidR="005A79A5">
        <w:rPr>
          <w:lang w:eastAsia="zh-CN"/>
        </w:rPr>
        <w:t>All</w:t>
      </w:r>
      <w:r w:rsidR="008C32D4">
        <w:rPr>
          <w:lang w:eastAsia="zh-CN"/>
        </w:rPr>
        <w:t xml:space="preserve"> the aforementioned data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359E8419"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s most similar to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AR(1) smoother on survival, we compared the model fit, retrospective pattern, and relative difference in SSB and </w:t>
      </w:r>
      <w:r w:rsidR="006919C1" w:rsidRPr="006919C1">
        <w:rPr>
          <w:i/>
          <w:iCs/>
        </w:rPr>
        <w:t>F</w:t>
      </w:r>
      <w:r w:rsidR="006919C1">
        <w:t xml:space="preserve"> </w:t>
      </w:r>
      <w:r w:rsidR="00B653A8">
        <w:t>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AR(1) </w:t>
      </w:r>
      <w:r w:rsidR="00862F13">
        <w:t>auto</w:t>
      </w:r>
      <w:r w:rsidR="008A5784">
        <w:t>correlation structures for each.</w:t>
      </w:r>
    </w:p>
    <w:bookmarkEnd w:id="133"/>
    <w:bookmarkEnd w:id="134"/>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We calculated the CPI as in Miller et al. (2016) and incorporated it into the Beverton-Holt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w:lastRenderedPageBreak/>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t xml:space="preserve">where </w:t>
      </w:r>
      <m:oMath>
        <m:r>
          <w:rPr>
            <w:rFonts w:ascii="Cambria Math" w:hAnsi="Cambria Math"/>
          </w:rPr>
          <m:t>g</m:t>
        </m:r>
      </m:oMath>
      <w:r>
        <w:t xml:space="preserve"> is from Eq. 1.</w:t>
      </w:r>
    </w:p>
    <w:p w14:paraId="3F9D990D" w14:textId="5BD8734B"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w:t>
      </w:r>
      <w:r w:rsidR="00A51C2A">
        <w:rPr>
          <w:noProof/>
        </w:rPr>
        <w:t>6</w:t>
      </w:r>
      <w:r w:rsidR="004E092F">
        <w:rPr>
          <w:noProof/>
        </w:rPr>
        <w:t>)</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w:t>
      </w:r>
      <w:r w:rsidR="00A51C2A">
        <w:rPr>
          <w:noProof/>
        </w:rPr>
        <w:t>6</w:t>
      </w:r>
      <w:r w:rsidR="00AD6C69">
        <w:rPr>
          <w:noProof/>
        </w:rPr>
        <w:t>)</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135" w:name="_Toc465598052"/>
    </w:p>
    <w:p w14:paraId="0DF6E30E" w14:textId="6B289044" w:rsidR="00BC621B" w:rsidRPr="00BC621B" w:rsidRDefault="002767EC" w:rsidP="001829AC">
      <w:pPr>
        <w:pStyle w:val="Heading1"/>
        <w:numPr>
          <w:ilvl w:val="0"/>
          <w:numId w:val="15"/>
        </w:numPr>
      </w:pPr>
      <w:r w:rsidRPr="009A4919">
        <w:t>Results</w:t>
      </w:r>
      <w:bookmarkEnd w:id="135"/>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2F64246F" w:rsidR="00862F13" w:rsidRDefault="002C67A3" w:rsidP="000C5E25">
      <w:pPr>
        <w:pStyle w:val="Chapterheading0"/>
        <w:spacing w:after="0"/>
        <w:jc w:val="left"/>
      </w:pPr>
      <w:r>
        <w:t xml:space="preserve">Treating numbers at all ages as random effects resulted in markedly better model fit (lower AIC) and reduced retrospective pattern (lower </w:t>
      </w:r>
      <w:proofErr w:type="spellStart"/>
      <w:r>
        <w:t>Mohn’s</w:t>
      </w:r>
      <w:proofErr w:type="spellEnd"/>
      <w:r>
        <w:t xml:space="preserve"> </w:t>
      </w:r>
      <m:oMath>
        <m:r>
          <w:rPr>
            <w:rFonts w:ascii="Cambria Math" w:hAnsi="Cambria Math"/>
          </w:rPr>
          <m:t>ρ</m:t>
        </m:r>
      </m:oMath>
      <w:r>
        <w:t xml:space="preserve">; Table 3). </w:t>
      </w:r>
      <w:r w:rsidR="00B40538">
        <w:t xml:space="preserve">Estimating survival deviations with autocorrelation by age, year, or both further reduced AIC and </w:t>
      </w:r>
      <w:proofErr w:type="spellStart"/>
      <w:r w:rsidR="00B40538">
        <w:t>Mohn’s</w:t>
      </w:r>
      <w:proofErr w:type="spellEnd"/>
      <w:r w:rsidR="00B40538">
        <w:t xml:space="preserve">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w:t>
      </w:r>
      <w:ins w:id="136" w:author="Haikun Xu" w:date="2020-08-07T14:49:00Z">
        <w:r w:rsidR="00B26074">
          <w:t>or/</w:t>
        </w:r>
      </w:ins>
      <w:r w:rsidR="00466F92">
        <w:t xml:space="preserve">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AR(1) </w:t>
      </w:r>
      <w:r w:rsidR="00466F92">
        <w:lastRenderedPageBreak/>
        <w:t xml:space="preserve">structure reduced estimates of </w:t>
      </w:r>
      <w:r w:rsidR="006919C1" w:rsidRPr="006919C1">
        <w:rPr>
          <w:i/>
          <w:iCs/>
        </w:rPr>
        <w:t>F</w:t>
      </w:r>
      <w:r w:rsidR="006919C1">
        <w:t xml:space="preserve"> </w:t>
      </w:r>
      <w:r w:rsidR="00466F92">
        <w:t>and increased estimates of SSB by about 15% (relative difference between NAA-6 and NAA-3; Fig. 2</w:t>
      </w:r>
      <w:ins w:id="137" w:author="Brian Stock" w:date="2020-08-31T16:03:00Z">
        <w:r w:rsidR="00982936">
          <w:t xml:space="preserve"> left column</w:t>
        </w:r>
      </w:ins>
      <w:r w:rsidR="00466F92">
        <w:t xml:space="preserve">). </w:t>
      </w:r>
      <w:r w:rsidR="00762789">
        <w:t xml:space="preserve">NAA-3 and NAA-6 estimated similar SSB in the terminal year of the assessment, 2018, but then differed in their SSB estimates in the projection years by about 30%, even though </w:t>
      </w:r>
      <w:r w:rsidR="006919C1" w:rsidRPr="006919C1">
        <w:rPr>
          <w:i/>
          <w:iCs/>
        </w:rPr>
        <w:t>F</w:t>
      </w:r>
      <w:r w:rsidR="006919C1">
        <w:t xml:space="preserve"> </w:t>
      </w:r>
      <w:r w:rsidR="00762789">
        <w:t>was held constant at similar values (Fig. 2).</w:t>
      </w:r>
    </w:p>
    <w:p w14:paraId="426B4293" w14:textId="1EFE0F3E"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w:t>
      </w:r>
      <w:ins w:id="138" w:author="Brian Stock" w:date="2020-08-31T16:06:00Z">
        <w:r w:rsidR="000337BF">
          <w:t xml:space="preserve">because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0337BF">
          <w:t xml:space="preserve"> was &gt; 0</w:t>
        </w:r>
        <w:r w:rsidR="000337BF" w:rsidRPr="003B4170">
          <w:t xml:space="preserve"> </w:t>
        </w:r>
      </w:ins>
      <w:ins w:id="139" w:author="Brian Stock" w:date="2020-08-31T16:07:00Z">
        <w:r w:rsidR="000337BF" w:rsidRPr="000337BF">
          <w:rPr>
            <w:rStyle w:val="CommentReference"/>
            <w:rFonts w:eastAsiaTheme="minorEastAsia"/>
            <w:sz w:val="24"/>
            <w:szCs w:val="24"/>
            <w:lang w:eastAsia="zh-CN"/>
            <w:rPrChange w:id="140" w:author="Brian Stock" w:date="2020-08-31T16:07:00Z">
              <w:rPr>
                <w:rStyle w:val="CommentReference"/>
                <w:rFonts w:eastAsiaTheme="minorEastAsia"/>
                <w:lang w:eastAsia="zh-CN"/>
              </w:rPr>
            </w:rPrChange>
          </w:rPr>
          <w:t>t</w:t>
        </w:r>
      </w:ins>
      <w:del w:id="141" w:author="Brian Stock" w:date="2020-08-31T16:06:00Z">
        <w:r w:rsidDel="000337BF">
          <w:delText>t</w:delText>
        </w:r>
      </w:del>
      <w:r>
        <w:t>his propagated through the end of the assessment and into the projection years for models that included autocorrelation by year</w:t>
      </w:r>
      <w:ins w:id="142" w:author="Brian Stock" w:date="2020-08-31T16:05:00Z">
        <w:r w:rsidR="000337BF">
          <w:t xml:space="preserve"> </w:t>
        </w:r>
      </w:ins>
      <w:del w:id="143" w:author="Brian Stock" w:date="2020-08-31T16:06:00Z">
        <w:r w:rsidDel="000337BF">
          <w:delText xml:space="preserve"> </w:delText>
        </w:r>
      </w:del>
      <w:r>
        <w:t xml:space="preserve">(Fig. 1). </w:t>
      </w:r>
      <w:r w:rsidR="008E5BB2">
        <w:t>In the terminal year, t</w:t>
      </w:r>
      <w:r>
        <w:t>hese models also estimated negative survival deviations for ages 2-4</w:t>
      </w:r>
      <w:r w:rsidR="008E5BB2">
        <w:t>, but slightly positive deviations for the plus</w:t>
      </w:r>
      <w:r w:rsidR="008977B5">
        <w:t>-</w:t>
      </w:r>
      <w:r w:rsidR="008E5BB2">
        <w:t>group</w:t>
      </w:r>
      <w:r>
        <w:t xml:space="preserve">. </w:t>
      </w:r>
      <w:r w:rsidR="008E5BB2">
        <w:t>The combined effect of the survival deviations across ages resulted in the model with 2D AR(1) autocorrelation projecting lower SSB in 2019</w:t>
      </w:r>
      <w:r w:rsidR="004E2F49">
        <w:t xml:space="preserve">, but higher SSB in 2020-2021, </w:t>
      </w:r>
      <w:r w:rsidR="008E5BB2">
        <w:t>than the model with independent deviations (Fig. 2</w:t>
      </w:r>
      <w:r w:rsidR="004E2F49">
        <w:t xml:space="preserve">). </w:t>
      </w:r>
      <w:r w:rsidR="000C5E25">
        <w:t xml:space="preserve">Note that </w:t>
      </w:r>
      <w:ins w:id="144" w:author="Brian Stock" w:date="2020-08-31T16:10:00Z">
        <w:r w:rsidR="000337BF">
          <w:t xml:space="preserve">although </w:t>
        </w:r>
      </w:ins>
      <w:r w:rsidR="000C5E25">
        <w:t>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145" w:name="OLE_LINK7"/>
      <w:bookmarkStart w:id="146" w:name="OLE_LINK8"/>
      <w:r w:rsidR="000C5E25" w:rsidRPr="009A4919">
        <w:t>a</w:t>
      </w:r>
      <w:hyperlink r:id="rId8" w:history="1">
        <w:r w:rsidR="000C5E25" w:rsidRPr="009A4919">
          <w:t>symptot</w:t>
        </w:r>
      </w:hyperlink>
      <w:r w:rsidR="000C5E25" w:rsidRPr="009A4919">
        <w:t>ically</w:t>
      </w:r>
      <w:bookmarkEnd w:id="145"/>
      <w:bookmarkEnd w:id="146"/>
      <w:r w:rsidR="000C5E25">
        <w:t xml:space="preserve"> approach</w:t>
      </w:r>
      <w:r w:rsidR="00BB5F1E">
        <w:t>ed</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w:t>
      </w:r>
      <w:del w:id="147" w:author="Brian Stock" w:date="2020-08-31T16:11:00Z">
        <w:r w:rsidR="000C5E25" w:rsidRPr="009A4919" w:rsidDel="000337BF">
          <w:delText xml:space="preserve">so </w:delText>
        </w:r>
      </w:del>
      <w:del w:id="148" w:author="Brian Stock" w:date="2020-08-31T16:14:00Z">
        <w:r w:rsidR="000C5E25" w:rsidRPr="009A4919" w:rsidDel="000337BF">
          <w:delText xml:space="preserve">the </w:delText>
        </w:r>
      </w:del>
      <w:del w:id="149" w:author="Brian Stock" w:date="2020-08-31T16:11:00Z">
        <w:r w:rsidR="000C5E25" w:rsidDel="000337BF">
          <w:delText xml:space="preserve">direct </w:delText>
        </w:r>
      </w:del>
      <w:del w:id="150" w:author="Brian Stock" w:date="2020-08-31T16:14:00Z">
        <w:r w:rsidR="000C5E25" w:rsidDel="000337BF">
          <w:delText xml:space="preserve">influence of the survival smoother on SSB </w:delText>
        </w:r>
      </w:del>
      <w:ins w:id="151" w:author="Brian Stock" w:date="2020-08-31T16:14:00Z">
        <w:r w:rsidR="00B24EE3">
          <w:t xml:space="preserve">SSB </w:t>
        </w:r>
      </w:ins>
      <w:ins w:id="152" w:author="Brian Stock" w:date="2020-08-31T16:11:00Z">
        <w:r w:rsidR="000337BF">
          <w:t>in a g</w:t>
        </w:r>
      </w:ins>
      <w:ins w:id="153" w:author="Brian Stock" w:date="2020-08-31T16:12:00Z">
        <w:r w:rsidR="000337BF">
          <w:t xml:space="preserve">iven projection year </w:t>
        </w:r>
      </w:ins>
      <w:ins w:id="154" w:author="Brian Stock" w:date="2020-08-31T16:15:00Z">
        <w:r w:rsidR="00B24EE3">
          <w:t xml:space="preserve">is the result of </w:t>
        </w:r>
      </w:ins>
      <w:ins w:id="155" w:author="Brian Stock" w:date="2020-08-31T16:12:00Z">
        <w:r w:rsidR="000337BF" w:rsidRPr="00B24EE3">
          <w:rPr>
            <w:i/>
            <w:iCs/>
            <w:rPrChange w:id="156" w:author="Brian Stock" w:date="2020-08-31T16:16:00Z">
              <w:rPr/>
            </w:rPrChange>
          </w:rPr>
          <w:t xml:space="preserve">cumulative </w:t>
        </w:r>
      </w:ins>
      <w:ins w:id="157" w:author="Brian Stock" w:date="2020-08-31T16:16:00Z">
        <w:r w:rsidR="00B24EE3">
          <w:t xml:space="preserve">survival deviations, </w:t>
        </w:r>
      </w:ins>
      <w:ins w:id="158" w:author="Brian Stock" w:date="2020-08-31T16:12:00Z">
        <w:r w:rsidR="000337BF">
          <w:t xml:space="preserve">and </w:t>
        </w:r>
      </w:ins>
      <w:ins w:id="159" w:author="Brian Stock" w:date="2020-08-31T16:15:00Z">
        <w:r w:rsidR="00B24EE3" w:rsidRPr="009A4919">
          <w:t xml:space="preserve">the </w:t>
        </w:r>
        <w:r w:rsidR="00B24EE3">
          <w:t xml:space="preserve">influence of the survival smoother on SSB is </w:t>
        </w:r>
      </w:ins>
      <w:ins w:id="160" w:author="Brian Stock" w:date="2020-08-31T16:12:00Z">
        <w:r w:rsidR="000337BF">
          <w:t xml:space="preserve">not necessarily </w:t>
        </w:r>
      </w:ins>
      <w:del w:id="161" w:author="Brian Stock" w:date="2020-08-31T16:11:00Z">
        <w:r w:rsidR="000C5E25" w:rsidDel="000337BF">
          <w:delText>predictions</w:delText>
        </w:r>
      </w:del>
      <w:del w:id="162" w:author="Brian Stock" w:date="2020-08-31T16:12:00Z">
        <w:r w:rsidR="000C5E25" w:rsidRPr="009A4919" w:rsidDel="000337BF">
          <w:delText xml:space="preserve"> </w:delText>
        </w:r>
        <w:r w:rsidR="004E2F49" w:rsidDel="000337BF">
          <w:delText>be</w:delText>
        </w:r>
        <w:r w:rsidR="00BB5F1E" w:rsidDel="000337BF">
          <w:delText>came</w:delText>
        </w:r>
        <w:r w:rsidR="000C5E25" w:rsidDel="000337BF">
          <w:rPr>
            <w:noProof/>
          </w:rPr>
          <w:delText xml:space="preserve"> </w:delText>
        </w:r>
        <w:r w:rsidR="000C5E25" w:rsidRPr="006B291C" w:rsidDel="000337BF">
          <w:rPr>
            <w:noProof/>
          </w:rPr>
          <w:delText xml:space="preserve">increasingly </w:delText>
        </w:r>
      </w:del>
      <w:r w:rsidR="000C5E25" w:rsidRPr="006B291C">
        <w:rPr>
          <w:noProof/>
        </w:rPr>
        <w:t>weak</w:t>
      </w:r>
      <w:r w:rsidR="000C5E25">
        <w:rPr>
          <w:noProof/>
        </w:rPr>
        <w:t>er</w:t>
      </w:r>
      <w:r w:rsidR="000C5E25">
        <w:t xml:space="preserve"> over time</w:t>
      </w:r>
      <w:ins w:id="163" w:author="Brian Stock" w:date="2020-08-31T16:12:00Z">
        <w:r w:rsidR="000337BF">
          <w:t xml:space="preserve"> (Fig. 2)</w:t>
        </w:r>
      </w:ins>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6724D696"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whether or not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the 2D AR(1)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w:t>
      </w:r>
      <w:r w:rsidR="006919C1">
        <w:rPr>
          <w:i/>
          <w:iCs/>
        </w:rPr>
        <w:t>M</w:t>
      </w:r>
      <w:r w:rsidR="006919C1">
        <w:t xml:space="preserve"> </w:t>
      </w:r>
      <w:r w:rsidR="00063E67">
        <w:t>deviations, including the</w:t>
      </w:r>
      <w:del w:id="164" w:author="Haikun Xu" w:date="2020-08-07T15:03:00Z">
        <w:r w:rsidR="00063E67" w:rsidDel="004F6A20">
          <w:delText xml:space="preserve"> the</w:delText>
        </w:r>
      </w:del>
      <w:r w:rsidR="00063E67">
        <w:t xml:space="preserv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w:t>
      </w:r>
      <w:r w:rsidR="00063E67">
        <w:lastRenderedPageBreak/>
        <w:t>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t>
      </w:r>
      <w:ins w:id="165" w:author="Brian Stock" w:date="2020-08-31T16:56:00Z">
        <w:r w:rsidR="003B4170">
          <w:t>had higher variance and lower autocor</w:t>
        </w:r>
      </w:ins>
      <w:ins w:id="166" w:author="Brian Stock" w:date="2020-08-31T16:57:00Z">
        <w:r w:rsidR="003B4170">
          <w:t xml:space="preserve">relation </w:t>
        </w:r>
      </w:ins>
      <w:del w:id="167" w:author="Brian Stock" w:date="2020-08-31T16:57:00Z">
        <w:r w:rsidR="009926EB" w:rsidDel="003B4170">
          <w:delText xml:space="preserve">were smoothed less </w:delText>
        </w:r>
      </w:del>
      <w:r w:rsidR="009926EB">
        <w:t xml:space="preserve">than the 2D AR(1) survival deviations, </w:t>
      </w:r>
      <w:ins w:id="168" w:author="Brian Stock" w:date="2020-08-31T16:58:00Z">
        <w:r w:rsidR="003B4170">
          <w:t xml:space="preserve">and therefore appeared less smoothed </w:t>
        </w:r>
      </w:ins>
      <w:del w:id="169" w:author="Brian Stock" w:date="2020-08-31T16:58:00Z">
        <w:r w:rsidR="009926EB" w:rsidDel="003B4170">
          <w:delText xml:space="preserve">as evidenced by </w:delText>
        </w:r>
      </w:del>
      <w:moveFromRangeStart w:id="170" w:author="Brian Stock" w:date="2020-08-31T16:57:00Z" w:name="move49785480"/>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moveFrom w:id="171" w:author="Brian Stock" w:date="2020-08-31T16:57:00Z">
        <w:r w:rsidR="009926EB" w:rsidDel="003B4170">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moveFrom>
      <w:moveFromRangeEnd w:id="170"/>
      <w:del w:id="172" w:author="Brian Stock" w:date="2020-08-31T16:58:00Z">
        <w:r w:rsidR="009926EB" w:rsidDel="003B4170">
          <w:delText xml:space="preserve"> </w:delText>
        </w:r>
      </w:del>
      <w:r w:rsidR="009926EB">
        <w:t>(Fi</w:t>
      </w:r>
      <w:r w:rsidR="00466F92">
        <w:t>g</w:t>
      </w:r>
      <w:r w:rsidR="009926EB">
        <w:t>s</w:t>
      </w:r>
      <w:r w:rsidR="00466F92">
        <w:t>.</w:t>
      </w:r>
      <w:r w:rsidR="009926EB">
        <w:t xml:space="preserve"> 1</w:t>
      </w:r>
      <w:r w:rsidR="00466F92">
        <w:t xml:space="preserve"> and 3</w:t>
      </w:r>
      <w:r w:rsidR="009926EB">
        <w:t xml:space="preserve">, </w:t>
      </w:r>
      <w:moveToRangeStart w:id="173" w:author="Brian Stock" w:date="2020-08-31T16:57:00Z" w:name="move49785480"/>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moveTo w:id="174" w:author="Brian Stock" w:date="2020-08-31T16:57:00Z">
        <w:r w:rsidR="003B4170">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moveTo>
      <w:moveToRangeEnd w:id="173"/>
      <w:ins w:id="175" w:author="Brian Stock" w:date="2020-08-31T16:57:00Z">
        <w:r w:rsidR="003B4170">
          <w:t xml:space="preserve"> in </w:t>
        </w:r>
      </w:ins>
      <w:r w:rsidR="009926EB">
        <w:t>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w:t>
      </w:r>
      <w:r w:rsidR="006919C1" w:rsidRPr="006919C1">
        <w:rPr>
          <w:i/>
          <w:iCs/>
        </w:rPr>
        <w:t>F</w:t>
      </w:r>
      <w:r w:rsidR="006919C1">
        <w:t xml:space="preserve"> </w:t>
      </w:r>
      <w:r w:rsidR="00762789">
        <w:t xml:space="preserve">and SSB was similar as for the NAA models: lower </w:t>
      </w:r>
      <w:r w:rsidR="006919C1" w:rsidRPr="006919C1">
        <w:rPr>
          <w:i/>
          <w:iCs/>
        </w:rPr>
        <w:t>F</w:t>
      </w:r>
      <w:r w:rsidR="00762789">
        <w:t xml:space="preserve">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AR(1) structure on </w:t>
      </w:r>
      <w:r w:rsidR="00D401DC" w:rsidRPr="00D401DC">
        <w:rPr>
          <w:i/>
          <w:iCs/>
        </w:rPr>
        <w:t>M</w:t>
      </w:r>
      <w:r w:rsidR="00D401DC">
        <w:t xml:space="preserve"> deviations resulted in larger differences in </w:t>
      </w:r>
      <w:r w:rsidR="006919C1" w:rsidRPr="006919C1">
        <w:rPr>
          <w:i/>
          <w:iCs/>
        </w:rPr>
        <w:t>F</w:t>
      </w:r>
      <w:r w:rsidR="006919C1">
        <w:t xml:space="preserve"> </w:t>
      </w:r>
      <w:r w:rsidR="00D401DC">
        <w:t>and SSB.</w:t>
      </w:r>
      <w:r w:rsidR="004E2F49">
        <w:t xml:space="preserve">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4E2F49">
        <w:t xml:space="preserve"> was estimated or not, </w:t>
      </w:r>
      <w:r w:rsidR="00FC6562" w:rsidRPr="00FC6562">
        <w:rPr>
          <w:i/>
          <w:iCs/>
        </w:rPr>
        <w:t>M</w:t>
      </w:r>
      <w:r w:rsidR="00FC6562">
        <w:t xml:space="preserve"> deviations for younger ages in models with 2D AR(1) autocorrelation were positive in the terminal year (Fig. 3). This </w:t>
      </w:r>
      <w:r w:rsidR="00BB5F1E">
        <w:t>wa</w:t>
      </w:r>
      <w:r w:rsidR="00FC6562">
        <w:t>s consistent with the NAA 2D AR(1) models estimating negative survival in this period (Fig. 1), and explain</w:t>
      </w:r>
      <w:r w:rsidR="00BB5F1E">
        <w:t>ed</w:t>
      </w:r>
      <w:r w:rsidR="00FC6562">
        <w:t xml:space="preserve"> why adding 2D AR(1) autocorrelation </w:t>
      </w:r>
      <w:ins w:id="176" w:author="Brian Stock" w:date="2020-08-31T18:17:00Z">
        <w:r w:rsidR="0082218A">
          <w:t>on</w:t>
        </w:r>
      </w:ins>
      <w:ins w:id="177" w:author="Brian Stock" w:date="2020-08-31T18:16:00Z">
        <w:r w:rsidR="0082218A">
          <w:t xml:space="preserve"> </w:t>
        </w:r>
        <w:r w:rsidR="0082218A" w:rsidRPr="0082218A">
          <w:rPr>
            <w:i/>
            <w:iCs/>
            <w:rPrChange w:id="178" w:author="Brian Stock" w:date="2020-08-31T18:16:00Z">
              <w:rPr/>
            </w:rPrChange>
          </w:rPr>
          <w:t>M</w:t>
        </w:r>
        <w:r w:rsidR="0082218A">
          <w:t xml:space="preserve"> deviations </w:t>
        </w:r>
      </w:ins>
      <w:r w:rsidR="00FC6562">
        <w:t>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0E996FC3"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AR(1)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w:t>
      </w:r>
      <w:proofErr w:type="spellStart"/>
      <w:r w:rsidR="0033309B">
        <w:rPr>
          <w:lang w:eastAsia="zh-CN"/>
        </w:rPr>
        <w:t>Mohn’s</w:t>
      </w:r>
      <w:proofErr w:type="spellEnd"/>
      <w:r w:rsidR="0033309B">
        <w:rPr>
          <w:lang w:eastAsia="zh-CN"/>
        </w:rPr>
        <w:t xml:space="preserve">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w:t>
      </w:r>
      <w:proofErr w:type="spellStart"/>
      <w:r w:rsidR="006E69F6">
        <w:rPr>
          <w:lang w:eastAsia="zh-CN"/>
        </w:rPr>
        <w:t>Mohn’s</w:t>
      </w:r>
      <w:proofErr w:type="spellEnd"/>
      <w:r w:rsidR="006E69F6">
        <w:rPr>
          <w:lang w:eastAsia="zh-CN"/>
        </w:rPr>
        <w:t xml:space="preserve">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w:t>
      </w:r>
      <w:r w:rsidR="004C2A77">
        <w:rPr>
          <w:lang w:eastAsia="zh-CN"/>
        </w:rPr>
        <w:t>had the largest</w:t>
      </w:r>
      <w:r w:rsidR="00397477">
        <w:rPr>
          <w:lang w:eastAsia="zh-CN"/>
        </w:rPr>
        <w:t xml:space="preserve"> </w:t>
      </w:r>
      <w:r w:rsidR="00397477">
        <w:rPr>
          <w:lang w:eastAsia="zh-CN"/>
        </w:rPr>
        <w:lastRenderedPageBreak/>
        <w:t xml:space="preserve">impact on </w:t>
      </w:r>
      <w:r w:rsidR="006919C1" w:rsidRPr="006919C1">
        <w:rPr>
          <w:i/>
          <w:iCs/>
        </w:rPr>
        <w:t>F</w:t>
      </w:r>
      <w:r w:rsidR="00397477">
        <w:rPr>
          <w:lang w:eastAsia="zh-CN"/>
        </w:rPr>
        <w:t xml:space="preserve"> </w:t>
      </w:r>
      <w:r w:rsidR="004C2A77">
        <w:rPr>
          <w:lang w:eastAsia="zh-CN"/>
        </w:rPr>
        <w:t>and</w:t>
      </w:r>
      <w:r w:rsidR="00397477">
        <w:rPr>
          <w:lang w:eastAsia="zh-CN"/>
        </w:rPr>
        <w:t xml:space="preserve"> SSB estimates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r w:rsidR="004C2A77">
        <w:rPr>
          <w:lang w:eastAsia="zh-CN"/>
        </w:rPr>
        <w:t xml:space="preserve"> 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further into the projection years (M-5 in Fig. 3; top panel in Fig. 4). The result was</w:t>
      </w:r>
      <w:r w:rsidR="00682973">
        <w:rPr>
          <w:lang w:eastAsia="zh-CN"/>
        </w:rPr>
        <w:t xml:space="preserve"> a more pronounced dec</w:t>
      </w:r>
      <w:ins w:id="179" w:author="Brian Stock" w:date="2020-08-31T18:22:00Z">
        <w:r w:rsidR="0082218A">
          <w:rPr>
            <w:lang w:eastAsia="zh-CN"/>
          </w:rPr>
          <w:t>rease</w:t>
        </w:r>
      </w:ins>
      <w:del w:id="180" w:author="Brian Stock" w:date="2020-08-31T18:22:00Z">
        <w:r w:rsidR="00682973" w:rsidDel="0082218A">
          <w:rPr>
            <w:lang w:eastAsia="zh-CN"/>
          </w:rPr>
          <w:delText>line</w:delText>
        </w:r>
      </w:del>
      <w:r w:rsidR="00682973">
        <w:rPr>
          <w:lang w:eastAsia="zh-CN"/>
        </w:rPr>
        <w:t xml:space="preserve"> in projected SSB </w:t>
      </w:r>
      <w:ins w:id="181" w:author="Brian Stock" w:date="2020-08-31T18:22:00Z">
        <w:r w:rsidR="0082218A">
          <w:rPr>
            <w:lang w:eastAsia="zh-CN"/>
          </w:rPr>
          <w:t xml:space="preserve">relative to the base model </w:t>
        </w:r>
      </w:ins>
      <w:r w:rsidR="00682973">
        <w:rPr>
          <w:lang w:eastAsia="zh-CN"/>
        </w:rPr>
        <w:t>(Fig. 2).</w:t>
      </w:r>
    </w:p>
    <w:p w14:paraId="05ECB751" w14:textId="32BF62CD" w:rsidR="00500450" w:rsidRPr="00500450" w:rsidRDefault="00BC621B" w:rsidP="001829AC">
      <w:pPr>
        <w:pStyle w:val="Heading2"/>
      </w:pPr>
      <w:r>
        <w:t xml:space="preserve">3.4.  </w:t>
      </w:r>
      <w:r w:rsidR="00D11E41">
        <w:t>Incorporating the CPI-recruitment effect</w:t>
      </w:r>
    </w:p>
    <w:p w14:paraId="65415220" w14:textId="27126EB2"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w:t>
      </w:r>
      <w:ins w:id="182" w:author="Haikun Xu" w:date="2020-08-07T15:13:00Z">
        <w:r w:rsidR="00AC6639">
          <w:t xml:space="preserve">converged </w:t>
        </w:r>
      </w:ins>
      <w:r w:rsidR="00182599">
        <w:t>NAA-M models</w:t>
      </w:r>
      <w:del w:id="183" w:author="Haikun Xu" w:date="2020-08-07T15:13:00Z">
        <w:r w:rsidR="00182599" w:rsidDel="00AC6639">
          <w:delText xml:space="preserve"> which converged</w:delText>
        </w:r>
      </w:del>
      <w:r w:rsidR="00182599">
        <w:t xml:space="preserve"> (Tables 5-6).</w:t>
      </w:r>
      <w:r w:rsidR="00DD5593" w:rsidRPr="0025627F">
        <w:t xml:space="preserve"> </w:t>
      </w:r>
      <w:r w:rsidR="00561F49">
        <w:t xml:space="preserve">Across models with different random effects on survival and </w:t>
      </w:r>
      <w:r w:rsidR="00561F49" w:rsidRPr="003A2643">
        <w:rPr>
          <w:i/>
          <w:iCs/>
        </w:rPr>
        <w:t>M</w:t>
      </w:r>
      <w:r w:rsidR="00561F49">
        <w:t xml:space="preserve">, including a CPI effect on recruitment reduced </w:t>
      </w:r>
      <w:proofErr w:type="spellStart"/>
      <w:r w:rsidR="00561F49">
        <w:t>Mohn’s</w:t>
      </w:r>
      <w:proofErr w:type="spellEnd"/>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The NAA-M-CPI model with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had the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deviations in survival and </w:t>
      </w:r>
      <w:r w:rsidR="006919C1">
        <w:rPr>
          <w:i/>
          <w:iCs/>
        </w:rPr>
        <w:t>M</w:t>
      </w:r>
      <w:r w:rsidR="00F1264C">
        <w:t xml:space="preserve"> </w:t>
      </w:r>
      <w:ins w:id="184" w:author="Brian Stock" w:date="2020-08-31T18:39:00Z">
        <w:r w:rsidR="009E777E">
          <w:t xml:space="preserve">for all ages </w:t>
        </w:r>
      </w:ins>
      <w:r w:rsidR="00F1264C">
        <w:t>were already included (</w:t>
      </w:r>
      <w:commentRangeStart w:id="185"/>
      <w:commentRangeStart w:id="186"/>
      <w:r w:rsidR="00F1264C">
        <w:t>Fig. 7</w:t>
      </w:r>
      <w:commentRangeEnd w:id="185"/>
      <w:r w:rsidR="00E37C5E">
        <w:rPr>
          <w:rStyle w:val="CommentReference"/>
          <w:rFonts w:eastAsiaTheme="minorEastAsia"/>
          <w:lang w:eastAsia="zh-CN"/>
        </w:rPr>
        <w:commentReference w:id="185"/>
      </w:r>
      <w:commentRangeEnd w:id="186"/>
      <w:r w:rsidR="009E777E">
        <w:rPr>
          <w:rStyle w:val="CommentReference"/>
          <w:rFonts w:eastAsiaTheme="minorEastAsia"/>
          <w:lang w:eastAsia="zh-CN"/>
        </w:rPr>
        <w:commentReference w:id="186"/>
      </w:r>
      <w:r w:rsidR="00F1264C">
        <w:t>).</w:t>
      </w:r>
    </w:p>
    <w:p w14:paraId="37BA3DB9" w14:textId="77777777" w:rsidR="0019695A" w:rsidRPr="009A4919" w:rsidRDefault="002767EC" w:rsidP="001829AC">
      <w:pPr>
        <w:pStyle w:val="Heading1"/>
        <w:numPr>
          <w:ilvl w:val="0"/>
          <w:numId w:val="15"/>
        </w:numPr>
      </w:pPr>
      <w:bookmarkStart w:id="187" w:name="_Toc465598053"/>
      <w:r w:rsidRPr="004074B0">
        <w:t>Discussion</w:t>
      </w:r>
      <w:bookmarkEnd w:id="187"/>
    </w:p>
    <w:p w14:paraId="2E295D35" w14:textId="3C9F4277"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AR</w:t>
      </w:r>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In WHAM,</w:t>
      </w:r>
      <w:del w:id="188" w:author="Brian Stock" w:date="2020-08-31T18:44:00Z">
        <w:r w:rsidR="00A02FEC" w:rsidDel="009E777E">
          <w:delText xml:space="preserve"> </w:delText>
        </w:r>
        <w:r w:rsidR="00A02FEC" w:rsidDel="009E777E">
          <w:lastRenderedPageBreak/>
          <w:delText>b</w:delText>
        </w:r>
        <w:r w:rsidR="003C2776" w:rsidDel="009E777E">
          <w:delText>oth</w:delText>
        </w:r>
      </w:del>
      <w:r w:rsidR="003C2776">
        <w:t xml:space="preserve"> </w:t>
      </w:r>
      <w:r w:rsidR="00A7735F">
        <w:t xml:space="preserve">the two </w:t>
      </w:r>
      <w:r w:rsidR="00A02FEC">
        <w:t>autocorrelation</w:t>
      </w:r>
      <w:r w:rsidR="00A7735F">
        <w:t xml:space="preserve"> coefficients </w:t>
      </w:r>
      <w:r w:rsidR="00A02FEC">
        <w:t xml:space="preserve">in the 2D AR(1) </w:t>
      </w:r>
      <w:r w:rsidR="003C2776">
        <w:t xml:space="preserve">smoother </w:t>
      </w:r>
      <w:r w:rsidR="00A7735F">
        <w:t>can</w:t>
      </w:r>
      <w:r w:rsidR="00A02FEC">
        <w:t xml:space="preserve"> either</w:t>
      </w:r>
      <w:r w:rsidR="00A7735F">
        <w:t xml:space="preserve"> be specified </w:t>
      </w:r>
      <w:r w:rsidR="00A02FEC">
        <w:t xml:space="preserve">at fixed values </w:t>
      </w:r>
      <w:r w:rsidR="00A7735F">
        <w:t xml:space="preserve">or estimated </w:t>
      </w:r>
      <w:r w:rsidR="00B96A98">
        <w:t xml:space="preserve">as </w:t>
      </w:r>
      <w:r w:rsidR="008E4589">
        <w:t>parameter</w:t>
      </w:r>
      <w:r w:rsidR="00B96A98">
        <w:t>s</w:t>
      </w:r>
      <w:ins w:id="189" w:author="Haikun Xu" w:date="2020-08-07T15:19:00Z">
        <w:r w:rsidR="00756AD7">
          <w:t xml:space="preserve"> in the assessment model</w:t>
        </w:r>
      </w:ins>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AR(1) </w:t>
      </w:r>
      <w:ins w:id="190" w:author="Brian Stock" w:date="2020-08-31T18:47:00Z">
        <w:r w:rsidR="00F41C7F">
          <w:t>deviations.</w:t>
        </w:r>
      </w:ins>
      <w:commentRangeStart w:id="191"/>
      <w:del w:id="192" w:author="Brian Stock" w:date="2020-08-31T18:47:00Z">
        <w:r w:rsidR="00A02FEC" w:rsidDel="00F41C7F">
          <w:delText>correlation</w:delText>
        </w:r>
        <w:commentRangeEnd w:id="191"/>
        <w:r w:rsidR="00E67145" w:rsidDel="00F41C7F">
          <w:rPr>
            <w:rStyle w:val="CommentReference"/>
            <w:rFonts w:eastAsiaTheme="minorEastAsia"/>
            <w:lang w:eastAsia="zh-CN"/>
          </w:rPr>
          <w:commentReference w:id="191"/>
        </w:r>
        <w:r w:rsidR="00A02FEC" w:rsidDel="00F41C7F">
          <w:delText>.</w:delText>
        </w:r>
      </w:del>
      <w:r w:rsidR="00A02FEC">
        <w:t xml:space="preserve"> Specific to SNEMA yellowtail flounder, </w:t>
      </w:r>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r w:rsidR="002C36A2">
        <w:rPr>
          <w:lang w:eastAsia="zh-CN"/>
        </w:rPr>
        <w:t xml:space="preserve"> </w:t>
      </w:r>
      <w:r w:rsidR="00A02FEC">
        <w:rPr>
          <w:lang w:eastAsia="zh-CN"/>
        </w:rPr>
        <w:t xml:space="preserve">However, including both dimensions as a 2D AR(1) process consistently resulted in 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the variation in</w:t>
      </w:r>
      <w:ins w:id="193" w:author="Brian Stock" w:date="2020-08-31T18:53:00Z">
        <w:r w:rsidR="00F41C7F">
          <w:t xml:space="preserve"> processes at age 2+ </w:t>
        </w:r>
      </w:ins>
      <w:ins w:id="194" w:author="Brian Stock" w:date="2020-08-31T18:54:00Z">
        <w:r w:rsidR="00F41C7F">
          <w:t xml:space="preserve">may be more important </w:t>
        </w:r>
      </w:ins>
      <w:del w:id="195" w:author="Brian Stock" w:date="2020-08-31T18:53:00Z">
        <w:r w:rsidR="00172EDA" w:rsidDel="00F41C7F">
          <w:delText xml:space="preserve"> adult survival is</w:delText>
        </w:r>
      </w:del>
      <w:del w:id="196" w:author="Brian Stock" w:date="2020-08-31T18:54:00Z">
        <w:r w:rsidR="00172EDA" w:rsidDel="00F41C7F">
          <w:delText xml:space="preserve"> </w:delText>
        </w:r>
        <w:r w:rsidR="00BB1244" w:rsidDel="00F41C7F">
          <w:delText xml:space="preserve">at least </w:delText>
        </w:r>
        <w:r w:rsidR="00172EDA" w:rsidDel="00F41C7F">
          <w:delText xml:space="preserve">as </w:delText>
        </w:r>
        <w:r w:rsidR="00941E66" w:rsidDel="00F41C7F">
          <w:delText>influential</w:delText>
        </w:r>
        <w:r w:rsidR="00172EDA" w:rsidDel="00F41C7F">
          <w:delText xml:space="preserve"> as </w:delText>
        </w:r>
      </w:del>
      <w:ins w:id="197" w:author="Brian Stock" w:date="2020-08-31T18:54:00Z">
        <w:r w:rsidR="00F41C7F">
          <w:t xml:space="preserve">than </w:t>
        </w:r>
      </w:ins>
      <w:r w:rsidR="00941E66">
        <w:t xml:space="preserve">recruitment </w:t>
      </w:r>
      <w:r w:rsidR="00BB1244">
        <w:t xml:space="preserve">variation </w:t>
      </w:r>
      <w:r w:rsidR="00941E66">
        <w:t>to the population dynamics of SNEMA yellowtail flounder.</w:t>
      </w:r>
    </w:p>
    <w:p w14:paraId="7EDEA377" w14:textId="26C102BD"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AR(1)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ins w:id="198" w:author="Brian Stock" w:date="2020-08-31T18:50:00Z">
        <w:r w:rsidR="00F41C7F">
          <w:t xml:space="preserve">in model years </w:t>
        </w:r>
      </w:ins>
      <w:r w:rsidR="007F6F3D">
        <w:t>as well as</w:t>
      </w:r>
      <w:r w:rsidR="0040254B">
        <w:t xml:space="preserve"> near-term </w:t>
      </w:r>
      <w:r w:rsidR="000F4329">
        <w:t xml:space="preserve">SSB </w:t>
      </w:r>
      <w:r>
        <w:t xml:space="preserve">predictions, </w:t>
      </w:r>
      <w:del w:id="199" w:author="Haikun Xu" w:date="2020-08-07T15:25:00Z">
        <w:r w:rsidR="00FE3B3F" w:rsidDel="00E67145">
          <w:delText xml:space="preserve">and </w:delText>
        </w:r>
      </w:del>
      <w:ins w:id="200" w:author="Haikun Xu" w:date="2020-08-07T15:25:00Z">
        <w:r w:rsidR="00E67145">
          <w:t>while</w:t>
        </w:r>
        <w:del w:id="201" w:author="Brian Stock" w:date="2020-08-31T18:50:00Z">
          <w:r w:rsidR="00E67145" w:rsidDel="00F41C7F">
            <w:delText xml:space="preserve"> </w:delText>
          </w:r>
        </w:del>
      </w:ins>
      <w:del w:id="202" w:author="Brian Stock" w:date="2020-08-31T18:50:00Z">
        <w:r w:rsidR="00FE3B3F" w:rsidDel="00F41C7F">
          <w:delText>that</w:delText>
        </w:r>
      </w:del>
      <w:r w:rsidR="00573299">
        <w:t xml:space="preserve"> </w:t>
      </w:r>
      <w:r w:rsidR="00FE3B3F">
        <w:t xml:space="preserve">including an effect of the CPI on </w:t>
      </w:r>
      <w:r w:rsidR="00B62D84">
        <w:t>recruitment</w:t>
      </w:r>
      <w:ins w:id="203" w:author="Brian Stock" w:date="2020-08-31T18:51:00Z">
        <w:r w:rsidR="00F41C7F">
          <w:t xml:space="preserve"> had less impact on</w:t>
        </w:r>
      </w:ins>
      <w:del w:id="204" w:author="Brian Stock" w:date="2020-08-31T18:51:00Z">
        <w:r w:rsidR="00FE3B3F" w:rsidDel="00F41C7F">
          <w:delText xml:space="preserve"> in models with survival and </w:delText>
        </w:r>
        <w:r w:rsidR="00FE3B3F" w:rsidRPr="00FE3B3F" w:rsidDel="00F41C7F">
          <w:rPr>
            <w:i/>
            <w:iCs/>
          </w:rPr>
          <w:delText>M</w:delText>
        </w:r>
        <w:r w:rsidR="00FE3B3F" w:rsidDel="00F41C7F">
          <w:delText xml:space="preserve"> deviations</w:delText>
        </w:r>
        <w:r w:rsidR="00B62D84" w:rsidDel="00F41C7F">
          <w:delText xml:space="preserve"> </w:delText>
        </w:r>
        <w:r w:rsidR="00573299" w:rsidDel="00F41C7F">
          <w:delText>negligibly impacted</w:delText>
        </w:r>
      </w:del>
      <w:r w:rsidR="00573299">
        <w:t xml:space="preserve"> the estimates of SSB and </w:t>
      </w:r>
      <m:oMath>
        <m:r>
          <w:rPr>
            <w:rFonts w:ascii="Cambria Math" w:hAnsi="Cambria Math"/>
          </w:rPr>
          <m:t>F</m:t>
        </m:r>
      </m:oMath>
      <w:r w:rsidR="00FE3B3F">
        <w:t xml:space="preserve">. 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AR(1) smoother to the assessment of SNEMA yellowtail flounder</w:t>
      </w:r>
      <w:r w:rsidR="004E3AB5">
        <w:t xml:space="preserve">. </w:t>
      </w:r>
      <w:r w:rsidR="00FE3B3F">
        <w:t>T</w:t>
      </w:r>
      <w:r>
        <w:t>h</w:t>
      </w:r>
      <w:r w:rsidR="00FE3B3F">
        <w:t>e</w:t>
      </w:r>
      <w:r>
        <w:t xml:space="preserve"> 2D AR(1)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 xml:space="preserve">to </w:t>
      </w:r>
      <w:ins w:id="205" w:author="Brian Stock" w:date="2020-08-31T18:55:00Z">
        <w:r w:rsidR="00F41C7F">
          <w:t xml:space="preserve">also </w:t>
        </w:r>
      </w:ins>
      <w:r w:rsidR="00DC1A90">
        <w:t>be</w:t>
      </w:r>
      <w:r w:rsidR="005425D7">
        <w:t xml:space="preserve"> </w:t>
      </w:r>
      <w:r w:rsidR="00163EEE">
        <w:t>sex-</w:t>
      </w:r>
      <w:ins w:id="206" w:author="Brian Stock" w:date="2020-08-31T18:55:00Z">
        <w:r w:rsidR="00F41C7F">
          <w:t xml:space="preserve"> or cohort-</w:t>
        </w:r>
      </w:ins>
      <w:r w:rsidR="00163EEE">
        <w:t>specific</w:t>
      </w:r>
      <w:r w:rsidR="00DC1A90">
        <w:t xml:space="preserve">. </w:t>
      </w:r>
      <w:r w:rsidR="00604172">
        <w:t>A 3D AR(1) process across year, age, and cohort could be appropriate</w:t>
      </w:r>
      <w:del w:id="207" w:author="Brian Stock" w:date="2020-08-31T18:56:00Z">
        <w:r w:rsidR="00604172" w:rsidDel="00F41C7F">
          <w:delText>,</w:delText>
        </w:r>
      </w:del>
      <w:r w:rsidR="00604172">
        <w:t xml:space="preserv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t>
      </w:r>
      <w:ins w:id="208" w:author="Brian Stock" w:date="2020-08-31T18:57:00Z">
        <w:r w:rsidR="0067267B">
          <w:t>described here</w:t>
        </w:r>
      </w:ins>
      <w:del w:id="209" w:author="Brian Stock" w:date="2020-08-31T18:57:00Z">
        <w:r w:rsidR="00DC1A90" w:rsidDel="0067267B">
          <w:delText>we introduce in this paper</w:delText>
        </w:r>
      </w:del>
      <w:r w:rsidR="00DC1A90">
        <w:t xml:space="preserve"> can </w:t>
      </w:r>
      <w:ins w:id="210" w:author="Brian Stock" w:date="2020-08-31T18:57:00Z">
        <w:r w:rsidR="0067267B">
          <w:t xml:space="preserve">also </w:t>
        </w:r>
      </w:ins>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ins w:id="211" w:author="Brian Stock" w:date="2020-08-31T18:58:00Z">
        <w:r w:rsidR="0067267B">
          <w:t xml:space="preserve">, </w:t>
        </w:r>
      </w:ins>
      <w:del w:id="212" w:author="Brian Stock" w:date="2020-08-31T18:58:00Z">
        <w:r w:rsidR="00073AF1" w:rsidDel="0067267B">
          <w:delText xml:space="preserve"> (</w:delText>
        </w:r>
      </w:del>
      <w:r w:rsidR="00073AF1">
        <w:t>e.g.</w:t>
      </w:r>
      <w:ins w:id="213" w:author="Brian Stock" w:date="2020-08-31T18:58:00Z">
        <w:r w:rsidR="0067267B">
          <w:t xml:space="preserve"> </w:t>
        </w:r>
      </w:ins>
      <w:del w:id="214" w:author="Brian Stock" w:date="2020-08-31T18:58:00Z">
        <w:r w:rsidR="00073AF1" w:rsidDel="0067267B">
          <w:delText xml:space="preserve">, </w:delText>
        </w:r>
      </w:del>
      <w:r w:rsidR="00073AF1">
        <w:t xml:space="preserve">selectivity </w:t>
      </w:r>
      <w:ins w:id="215" w:author="Brian Stock" w:date="2020-08-31T18:58:00Z">
        <w:r w:rsidR="0067267B">
          <w:t>as in Xu et al. (2019</w:t>
        </w:r>
      </w:ins>
      <w:del w:id="216" w:author="Brian Stock" w:date="2020-08-31T18:58:00Z">
        <w:r w:rsidR="00073AF1" w:rsidDel="0067267B">
          <w:delText>and growth</w:delText>
        </w:r>
      </w:del>
      <w:r w:rsidR="00073AF1">
        <w:rPr>
          <w:rFonts w:hint="eastAsia"/>
          <w:lang w:eastAsia="zh-CN"/>
        </w:rPr>
        <w:t>)</w:t>
      </w:r>
      <w:del w:id="217" w:author="Brian Stock" w:date="2020-08-31T18:58:00Z">
        <w:r w:rsidR="00073AF1" w:rsidDel="0067267B">
          <w:delText xml:space="preserve"> as w</w:delText>
        </w:r>
      </w:del>
      <w:del w:id="218" w:author="Brian Stock" w:date="2020-08-31T18:57:00Z">
        <w:r w:rsidR="00073AF1" w:rsidDel="0067267B">
          <w:delText>ell</w:delText>
        </w:r>
      </w:del>
      <w:r w:rsidR="00073AF1">
        <w:t xml:space="preserve">,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AR(1) </w:t>
      </w:r>
      <w:r w:rsidR="00604172">
        <w:lastRenderedPageBreak/>
        <w:t>random effects, currently allowing users to specify them on numbers-at-age, natural mortality, and selectivity (Stock and Miller, this issue).</w:t>
      </w:r>
    </w:p>
    <w:p w14:paraId="3E321473" w14:textId="6CFC1CF3"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AR(1)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2D AR(1)</w:t>
      </w:r>
      <w:r w:rsidR="00BE227A">
        <w:t xml:space="preserve"> deviations in survival led to lower AIC, while the model with </w:t>
      </w:r>
      <w:r w:rsidR="00BE227A" w:rsidRPr="005F7AC4">
        <w:t>2D AR(1)</w:t>
      </w:r>
      <w:r w:rsidR="00BE227A">
        <w:t xml:space="preserve"> deviations in </w:t>
      </w:r>
      <w:r w:rsidR="00BE227A" w:rsidRPr="00BE227A">
        <w:rPr>
          <w:i/>
          <w:iCs/>
        </w:rPr>
        <w:t>M</w:t>
      </w:r>
      <w:r w:rsidR="00BE227A">
        <w:t xml:space="preserve"> had lower </w:t>
      </w:r>
      <w:proofErr w:type="spellStart"/>
      <w:r w:rsidR="00BE227A">
        <w:t>Mohn’s</w:t>
      </w:r>
      <w:proofErr w:type="spellEnd"/>
      <w:r w:rsidR="00BE227A">
        <w:t xml:space="preserve"> </w:t>
      </w:r>
      <m:oMath>
        <m:r>
          <w:rPr>
            <w:rFonts w:ascii="Cambria Math" w:hAnsi="Cambria Math"/>
          </w:rPr>
          <m:t>ρ</m:t>
        </m:r>
      </m:oMath>
      <w:r w:rsidR="00BE227A">
        <w:t xml:space="preserve"> (Tables 3-4,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w:t>
      </w:r>
      <w:proofErr w:type="spellStart"/>
      <w:r w:rsidR="005E3306">
        <w:t>Mohn’s</w:t>
      </w:r>
      <w:proofErr w:type="spellEnd"/>
      <w:r w:rsidR="005E3306">
        <w:t xml:space="preserve">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including </w:t>
      </w:r>
      <w:r w:rsidR="005E6D51">
        <w:t xml:space="preserve">these factors in the SNEMA yellowtail flounder assessment would provide </w:t>
      </w:r>
      <w:r w:rsidR="00647571">
        <w:t xml:space="preserve">more </w:t>
      </w:r>
      <w:ins w:id="219" w:author="Brian Stock" w:date="2020-08-31T19:00:00Z">
        <w:r w:rsidR="0067267B">
          <w:t>consistent</w:t>
        </w:r>
      </w:ins>
      <w:del w:id="220" w:author="Brian Stock" w:date="2020-08-31T19:00:00Z">
        <w:r w:rsidR="00647571" w:rsidDel="0067267B">
          <w:delText>reliabl</w:delText>
        </w:r>
        <w:r w:rsidR="005E6D51" w:rsidDel="0067267B">
          <w:delText>e</w:delText>
        </w:r>
      </w:del>
      <w:r w:rsidR="00647571">
        <w:t xml:space="preserve"> </w:t>
      </w:r>
      <w:r w:rsidR="005E6D51">
        <w:t>estimates</w:t>
      </w:r>
      <w:r w:rsidR="00647571">
        <w:t xml:space="preserve"> </w:t>
      </w:r>
      <w:r w:rsidR="005E6D51">
        <w:t xml:space="preserve">of </w:t>
      </w:r>
      <w:r w:rsidR="00EF0F2D">
        <w:t>stock and harvest status.</w:t>
      </w:r>
    </w:p>
    <w:p w14:paraId="2247624F" w14:textId="4515A3ED" w:rsidR="002767EC" w:rsidRDefault="00190D85" w:rsidP="001829AC">
      <w:pPr>
        <w:pStyle w:val="Chapterheading0"/>
        <w:ind w:firstLine="720"/>
        <w:jc w:val="left"/>
      </w:pPr>
      <w:r>
        <w:t>N</w:t>
      </w:r>
      <w:r w:rsidR="001856BF">
        <w:t xml:space="preserve">ear-term SSB </w:t>
      </w:r>
      <w:r w:rsidR="001A0BB6">
        <w:t xml:space="preserve">forecasts </w:t>
      </w:r>
      <w:r w:rsidR="003E039C">
        <w:t>changed</w:t>
      </w:r>
      <w:r w:rsidR="001856BF">
        <w:t xml:space="preserve"> </w:t>
      </w:r>
      <w:r w:rsidR="0070101E">
        <w:t>substantially</w:t>
      </w:r>
      <w:r w:rsidR="00BB5F1E">
        <w:t xml:space="preserve">, </w:t>
      </w:r>
      <w:ins w:id="221" w:author="Haikun Xu" w:date="2020-08-07T15:38:00Z">
        <w:r w:rsidR="007C3B7B">
          <w:t xml:space="preserve">by </w:t>
        </w:r>
      </w:ins>
      <w:r w:rsidR="00BB5F1E">
        <w:t xml:space="preserve">about 30%, </w:t>
      </w:r>
      <w:r w:rsidR="0070101E">
        <w:t>when</w:t>
      </w:r>
      <w:r w:rsidR="001856BF">
        <w:t xml:space="preserve"> </w:t>
      </w:r>
      <w:r>
        <w:t>the</w:t>
      </w:r>
      <w:r w:rsidR="0070101E">
        <w:t xml:space="preserve"> </w:t>
      </w:r>
      <w:r w:rsidR="001856BF">
        <w:t xml:space="preserve">2D AR(1) </w:t>
      </w:r>
      <w:r w:rsidR="0070101E">
        <w:t xml:space="preserve">smoother was </w:t>
      </w:r>
      <w:r w:rsidR="00BB5F1E">
        <w:t xml:space="preserve">included to constrain deviations in survival or </w:t>
      </w:r>
      <w:r w:rsidR="00BB5F1E" w:rsidRPr="00BB5F1E">
        <w:rPr>
          <w:i/>
          <w:iCs/>
        </w:rPr>
        <w:t>M</w:t>
      </w:r>
      <w:r w:rsidR="001856BF">
        <w:t>.</w:t>
      </w:r>
      <w:r w:rsidR="00BB5F1E">
        <w:t xml:space="preserve"> </w:t>
      </w:r>
      <w:r w:rsidR="00727544">
        <w:t xml:space="preserve">In models where the survival or </w:t>
      </w:r>
      <w:r w:rsidR="00727544" w:rsidRPr="00727544">
        <w:rPr>
          <w:i/>
          <w:iCs/>
        </w:rPr>
        <w:t>M</w:t>
      </w:r>
      <w:r w:rsidR="00727544">
        <w:t xml:space="preserve"> deviations are independent (e.g. NAA-1, NAA-3, M-2), they do not affect projections of SSB unless they are linked to an environmental covariate that is also projected. </w:t>
      </w:r>
      <w:r w:rsidR="001A0BB6">
        <w:t xml:space="preserve">In contrast, including autocorrelation by year </w:t>
      </w:r>
      <w:r w:rsidR="001C68B4">
        <w:t>(</w:t>
      </w:r>
      <m:oMath>
        <m:sSub>
          <m:sSubPr>
            <m:ctrlPr>
              <w:rPr>
                <w:rFonts w:ascii="Cambria Math" w:hAnsi="Cambria Math"/>
                <w:i/>
              </w:rPr>
            </m:ctrlPr>
          </m:sSubPr>
          <m:e>
            <m:r>
              <w:rPr>
                <w:rFonts w:ascii="Cambria Math" w:hAnsi="Cambria Math"/>
              </w:rPr>
              <m:t>ρ</m:t>
            </m:r>
          </m:e>
          <m:sub>
            <m:r>
              <w:rPr>
                <w:rFonts w:ascii="Cambria Math" w:hAnsi="Cambria Math"/>
              </w:rPr>
              <m:t>year</m:t>
            </m:r>
          </m:sub>
        </m:sSub>
      </m:oMath>
      <w:r w:rsidR="001C68B4">
        <w:t xml:space="preserve"> or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C68B4">
        <w:t xml:space="preserve">) </w:t>
      </w:r>
      <w:ins w:id="222" w:author="Brian Stock" w:date="2020-08-31T19:01:00Z">
        <w:r w:rsidR="0067267B">
          <w:t xml:space="preserve">propagates non-zero survival </w:t>
        </w:r>
      </w:ins>
      <w:ins w:id="223" w:author="Brian Stock" w:date="2020-08-31T19:02:00Z">
        <w:r w:rsidR="0067267B">
          <w:t>or M deviations into</w:t>
        </w:r>
      </w:ins>
      <w:del w:id="224" w:author="Brian Stock" w:date="2020-08-31T19:02:00Z">
        <w:r w:rsidR="001A0BB6" w:rsidDel="0067267B">
          <w:delText>affects</w:delText>
        </w:r>
      </w:del>
      <w:r w:rsidR="001A0BB6">
        <w:t xml:space="preserve"> short-term projections,</w:t>
      </w:r>
      <w:ins w:id="225" w:author="Brian Stock" w:date="2020-08-31T19:02:00Z">
        <w:r w:rsidR="0067267B">
          <w:t xml:space="preserve"> </w:t>
        </w:r>
      </w:ins>
      <w:del w:id="226" w:author="Brian Stock" w:date="2020-08-31T19:02:00Z">
        <w:r w:rsidR="001A0BB6" w:rsidDel="0067267B">
          <w:delText xml:space="preserve"> </w:delText>
        </w:r>
      </w:del>
      <w:r w:rsidR="001A0BB6">
        <w:t xml:space="preserve">with the trend near the assessment terminal year becoming important. In the case of SNEMA yellowtail flounder, models with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A0BB6">
        <w:t xml:space="preserve"> estimated positive </w:t>
      </w:r>
      <w:r w:rsidR="001A0BB6" w:rsidRPr="001A0BB6">
        <w:rPr>
          <w:i/>
          <w:iCs/>
        </w:rPr>
        <w:t>M</w:t>
      </w:r>
      <w:r w:rsidR="001A0BB6">
        <w:t xml:space="preserve"> </w:t>
      </w:r>
      <w:r w:rsidR="001C68B4">
        <w:t xml:space="preserve">deviations </w:t>
      </w:r>
      <w:r w:rsidR="001A0BB6">
        <w:t>in recent years</w:t>
      </w:r>
      <w:r w:rsidR="001C68B4">
        <w:t>, and this clearly resulted in lower projected SSB. The effect of including the 2D AR(1) on survival deviations was less straightforward, because projected survival deviations were negative for younger ages and positive for older ages.</w:t>
      </w:r>
      <w:r w:rsidR="00D058E4">
        <w:t xml:space="preserve"> The combined effect in the first projection year was a reduction in forecasted SSB relative to the model with independent deviations. In subsequent years, the forecasted SSB increased. The explanation for this counterintuitive result is that the older ages contribute more to SSB than younger ages, and the </w:t>
      </w:r>
      <w:r w:rsidR="001E3FA3">
        <w:t xml:space="preserve">cumulative effect of consecutive years with </w:t>
      </w:r>
      <w:r w:rsidR="001E3FA3">
        <w:lastRenderedPageBreak/>
        <w:t>slightly elevated survival of the plus-group trumped the reduced survival of younger ages. Therefore</w:t>
      </w:r>
      <w:r w:rsidR="002767EC" w:rsidRPr="001D6560">
        <w:t xml:space="preserve">, </w:t>
      </w:r>
      <w:r w:rsidR="006C7F86" w:rsidRPr="001D6560">
        <w:t xml:space="preserve">implementing 2D AR(1) </w:t>
      </w:r>
      <w:r w:rsidR="001E3FA3">
        <w:t xml:space="preserve">autocorrelation in survival or </w:t>
      </w:r>
      <w:r w:rsidR="001E3FA3" w:rsidRPr="001E3FA3">
        <w:rPr>
          <w:i/>
          <w:iCs/>
        </w:rPr>
        <w:t>M</w:t>
      </w:r>
      <w:r w:rsidR="001E3FA3">
        <w:t xml:space="preserve"> </w:t>
      </w:r>
      <w:r w:rsidR="00956941" w:rsidRPr="001D6560">
        <w:t xml:space="preserve">is likely to </w:t>
      </w:r>
      <w:r w:rsidR="001E3FA3">
        <w:t xml:space="preserve">have greater impact on </w:t>
      </w:r>
      <w:r w:rsidR="001E3FA3" w:rsidRPr="001D6560">
        <w:t xml:space="preserve">near-term SSB predictions </w:t>
      </w:r>
      <w:r w:rsidR="001E3FA3">
        <w:t xml:space="preserve">in the </w:t>
      </w:r>
      <w:r w:rsidR="001D6560" w:rsidRPr="001D6560">
        <w:t xml:space="preserve">SNEMA yellowtail flounder </w:t>
      </w:r>
      <w:r w:rsidR="001E3FA3">
        <w:t xml:space="preserve">assessment </w:t>
      </w:r>
      <w:r w:rsidR="006C7F86" w:rsidRPr="001D6560">
        <w:t xml:space="preserve">than incorporating an environmental </w:t>
      </w:r>
      <w:r w:rsidR="00AE1385" w:rsidRPr="001D6560">
        <w:t>effect on recruitment</w:t>
      </w:r>
      <w:r w:rsidR="002767EC" w:rsidRPr="001D6560">
        <w:t>.</w:t>
      </w:r>
      <w:r w:rsidR="00AE5FDB">
        <w:t xml:space="preserve"> Unfortunately, whether to include the </w:t>
      </w:r>
      <w:r w:rsidR="00AE5FDB" w:rsidRPr="001D6560">
        <w:t>2D AR(1)</w:t>
      </w:r>
      <w:r w:rsidR="00AE5FDB">
        <w:t xml:space="preserve"> smoother on survival or </w:t>
      </w:r>
      <w:r w:rsidR="00AE5FDB" w:rsidRPr="00AE5FDB">
        <w:rPr>
          <w:i/>
          <w:iCs/>
        </w:rPr>
        <w:t>M</w:t>
      </w:r>
      <w:r w:rsidR="00AE5FDB">
        <w:t xml:space="preserve"> was not clear—models with </w:t>
      </w:r>
      <w:r w:rsidR="00AE5FDB" w:rsidRPr="001D6560">
        <w:t>2D AR(1)</w:t>
      </w:r>
      <w:r w:rsidR="00AE5FDB">
        <w:t xml:space="preserve"> survival deviations had lower AIC, while models with </w:t>
      </w:r>
      <w:r w:rsidR="00AE5FDB" w:rsidRPr="001D6560">
        <w:t>2D AR(1)</w:t>
      </w:r>
      <w:r w:rsidR="00AE5FDB">
        <w:t xml:space="preserve"> </w:t>
      </w:r>
      <w:r w:rsidR="00AE5FDB" w:rsidRPr="00AE5FDB">
        <w:rPr>
          <w:i/>
          <w:iCs/>
        </w:rPr>
        <w:t>M</w:t>
      </w:r>
      <w:r w:rsidR="00AE5FDB">
        <w:t xml:space="preserve"> deviations had lower </w:t>
      </w:r>
      <w:proofErr w:type="spellStart"/>
      <w:r w:rsidR="00AE5FDB">
        <w:t>Mohn’s</w:t>
      </w:r>
      <w:proofErr w:type="spellEnd"/>
      <w:r w:rsidR="00AE5FDB">
        <w:t xml:space="preserve"> </w:t>
      </w:r>
      <m:oMath>
        <m:r>
          <w:rPr>
            <w:rFonts w:ascii="Cambria Math" w:hAnsi="Cambria Math"/>
          </w:rPr>
          <m:t>ρ</m:t>
        </m:r>
      </m:oMath>
      <w:r w:rsidR="00AE5FDB">
        <w:t>. This matters</w:t>
      </w:r>
      <w:ins w:id="227" w:author="Haikun Xu" w:date="2020-08-07T15:40:00Z">
        <w:r w:rsidR="007B2EFB">
          <w:t xml:space="preserve"> </w:t>
        </w:r>
      </w:ins>
      <w:del w:id="228" w:author="Haikun Xu" w:date="2020-08-07T15:40:00Z">
        <w:r w:rsidR="00AE5FDB" w:rsidDel="007B2EFB">
          <w:delText xml:space="preserve"> </w:delText>
        </w:r>
      </w:del>
      <w:r w:rsidR="00AE5FDB">
        <w:t>because their predicted trends in SSB</w:t>
      </w:r>
      <w:r w:rsidR="008A48AE">
        <w:t xml:space="preserve"> diverged </w:t>
      </w:r>
      <w:r w:rsidR="00AE5FDB">
        <w:t>in the second and third projection years.</w:t>
      </w:r>
    </w:p>
    <w:p w14:paraId="484D700E" w14:textId="27AFF9B9" w:rsidR="00CF271D" w:rsidRDefault="008A48AE" w:rsidP="001829AC">
      <w:pPr>
        <w:pStyle w:val="Chapterheading0"/>
        <w:ind w:firstLine="720"/>
        <w:jc w:val="left"/>
      </w:pPr>
      <w:r>
        <w:t xml:space="preserve">Whether 2D AR(1) autocorrelation is included or not, allowing </w:t>
      </w:r>
      <w:r w:rsidR="00891EF6">
        <w:t xml:space="preserve">survival or </w:t>
      </w:r>
      <w:r w:rsidR="00891EF6" w:rsidRPr="00891EF6">
        <w:rPr>
          <w:i/>
          <w:iCs/>
        </w:rPr>
        <w:t>M</w:t>
      </w:r>
      <w:r>
        <w:t xml:space="preserve"> to vary in time </w:t>
      </w:r>
      <w:r w:rsidR="00722659">
        <w:t xml:space="preserve">does not make calculating biological reference points </w:t>
      </w:r>
      <w:r w:rsidR="00E409F3">
        <w:t xml:space="preserve">(BRPs) </w:t>
      </w:r>
      <w:r w:rsidR="00722659">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t xml:space="preserve">for models with deviations in survival or </w:t>
      </w:r>
      <w:r w:rsidRPr="008A48AE">
        <w:rPr>
          <w:i/>
          <w:iCs/>
        </w:rPr>
        <w:t>M</w:t>
      </w:r>
      <w:r w:rsidR="00CF271D">
        <w:t>:</w:t>
      </w:r>
    </w:p>
    <w:p w14:paraId="2AE2118D" w14:textId="0482DD83" w:rsidR="004F6921" w:rsidRPr="00CF271D" w:rsidRDefault="00CF271D" w:rsidP="001829AC">
      <w:pPr>
        <w:pStyle w:val="Chapterheading0"/>
        <w:numPr>
          <w:ilvl w:val="0"/>
          <w:numId w:val="19"/>
        </w:numPr>
        <w:jc w:val="left"/>
      </w:pPr>
      <w:r w:rsidRPr="00CF271D">
        <w:rPr>
          <w:i/>
        </w:rPr>
        <w:t>Deterministic BRP</w:t>
      </w:r>
      <w:r w:rsidR="00361C3B">
        <w:rPr>
          <w:i/>
        </w:rPr>
        <w:t>s</w:t>
      </w:r>
      <w:r>
        <w:t xml:space="preserve">: </w:t>
      </w:r>
      <w:r w:rsidR="00323252">
        <w:t>The simplest calculation for BRPs is to ignore the stochastic variation in survival and calculate the yield curve given average survival</w:t>
      </w:r>
      <w:r>
        <w:rPr>
          <w:rFonts w:eastAsiaTheme="minorEastAsia"/>
        </w:rPr>
        <w:t xml:space="preserve">. This procedure ignores </w:t>
      </w:r>
      <w:del w:id="229" w:author="Brian Stock" w:date="2020-08-31T19:06:00Z">
        <w:r w:rsidDel="00905018">
          <w:rPr>
            <w:rFonts w:eastAsiaTheme="minorEastAsia"/>
          </w:rPr>
          <w:delText>the process error</w:delText>
        </w:r>
      </w:del>
      <w:ins w:id="230" w:author="Brian Stock" w:date="2020-08-31T19:06:00Z">
        <w:r w:rsidR="00905018">
          <w:rPr>
            <w:rFonts w:eastAsiaTheme="minorEastAsia"/>
          </w:rPr>
          <w:t>variation</w:t>
        </w:r>
      </w:ins>
      <w:r>
        <w:rPr>
          <w:rFonts w:eastAsiaTheme="minorEastAsia"/>
        </w:rPr>
        <w:t xml:space="preserve"> in biological processes and is typically used to calculate BRPs.</w:t>
      </w:r>
    </w:p>
    <w:p w14:paraId="6AAE0F22" w14:textId="2D03AE2F" w:rsidR="00CF271D" w:rsidRPr="007B76DA" w:rsidRDefault="00CF271D" w:rsidP="001829AC">
      <w:pPr>
        <w:pStyle w:val="Chapterheading0"/>
        <w:numPr>
          <w:ilvl w:val="0"/>
          <w:numId w:val="19"/>
        </w:numPr>
        <w:jc w:val="left"/>
      </w:pPr>
      <w:r w:rsidRPr="00CF271D">
        <w:rPr>
          <w:i/>
        </w:rPr>
        <w:t>Dynamic BRP</w:t>
      </w:r>
      <w:r w:rsidR="00361C3B">
        <w:rPr>
          <w:i/>
        </w:rPr>
        <w:t>s</w:t>
      </w:r>
      <w:r>
        <w:t xml:space="preserve">: </w:t>
      </w:r>
      <w:ins w:id="231" w:author="Brian Stock" w:date="2020-08-31T19:07:00Z">
        <w:r w:rsidR="00905018">
          <w:rPr>
            <w:rFonts w:eastAsiaTheme="minorEastAsia"/>
          </w:rPr>
          <w:t>BRPs can vary across time and be calculated annually based upon the survival deviation estimated for each year</w:t>
        </w:r>
      </w:ins>
      <w:ins w:id="232" w:author="Brian Stock" w:date="2020-08-31T19:08:00Z">
        <w:r w:rsidR="00905018">
          <w:rPr>
            <w:rFonts w:eastAsiaTheme="minorEastAsia"/>
          </w:rPr>
          <w:t>.</w:t>
        </w:r>
      </w:ins>
      <w:del w:id="233" w:author="Brian Stock" w:date="2020-08-31T19:26:00Z">
        <w:r w:rsidR="0078246A" w:rsidDel="005A00C6">
          <w:rPr>
            <w:rFonts w:eastAsiaTheme="minorEastAsia"/>
          </w:rPr>
          <w:delText xml:space="preserve">Regime shifts in recruitment have been shown to trigger rebuilding rules that target </w:delText>
        </w:r>
      </w:del>
      <w:del w:id="234" w:author="Brian Stock" w:date="2020-08-31T19:28:00Z">
        <w:r w:rsidR="0078246A" w:rsidDel="0003267E">
          <w:rPr>
            <w:rFonts w:eastAsiaTheme="minorEastAsia"/>
          </w:rPr>
          <w:delText xml:space="preserve">biomass levels that are essentially impossible under new recruitment dynamics </w:delText>
        </w:r>
        <w:r w:rsidR="007129F8" w:rsidDel="0003267E">
          <w:rPr>
            <w:rFonts w:eastAsiaTheme="minorEastAsia"/>
          </w:rPr>
          <w:fldChar w:fldCharType="begin"/>
        </w:r>
        <w:r w:rsidR="007129F8" w:rsidDel="0003267E">
          <w:rPr>
            <w:rFonts w:eastAsiaTheme="minorEastAsia"/>
          </w:rPr>
          <w:del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delInstrText>
        </w:r>
        <w:r w:rsidR="007129F8" w:rsidDel="0003267E">
          <w:rPr>
            <w:rFonts w:eastAsiaTheme="minorEastAsia"/>
          </w:rPr>
          <w:fldChar w:fldCharType="separate"/>
        </w:r>
        <w:r w:rsidR="007129F8" w:rsidDel="0003267E">
          <w:rPr>
            <w:rFonts w:eastAsiaTheme="minorEastAsia"/>
            <w:noProof/>
          </w:rPr>
          <w:delText>(Szuwalski et al. 2015)</w:delText>
        </w:r>
        <w:r w:rsidR="007129F8" w:rsidDel="0003267E">
          <w:rPr>
            <w:rFonts w:eastAsiaTheme="minorEastAsia"/>
          </w:rPr>
          <w:fldChar w:fldCharType="end"/>
        </w:r>
        <w:r w:rsidR="007129F8" w:rsidDel="0003267E">
          <w:rPr>
            <w:rFonts w:eastAsiaTheme="minorEastAsia"/>
          </w:rPr>
          <w:delText>.</w:delText>
        </w:r>
      </w:del>
      <w:del w:id="235" w:author="Brian Stock" w:date="2020-08-31T19:08:00Z">
        <w:r w:rsidR="007129F8" w:rsidDel="00905018">
          <w:rPr>
            <w:rFonts w:eastAsiaTheme="minorEastAsia"/>
          </w:rPr>
          <w:delText xml:space="preserve"> Therefore</w:delText>
        </w:r>
      </w:del>
      <w:del w:id="236" w:author="Brian Stock" w:date="2020-08-31T19:07:00Z">
        <w:r w:rsidR="007129F8" w:rsidDel="00905018">
          <w:rPr>
            <w:rFonts w:eastAsiaTheme="minorEastAsia"/>
          </w:rPr>
          <w:delText xml:space="preserve">, BRPs can </w:delText>
        </w:r>
        <w:r w:rsidR="00D42BF6" w:rsidDel="00905018">
          <w:rPr>
            <w:rFonts w:eastAsiaTheme="minorEastAsia"/>
          </w:rPr>
          <w:delText xml:space="preserve">vary across time and </w:delText>
        </w:r>
        <w:r w:rsidR="007129F8" w:rsidDel="00905018">
          <w:rPr>
            <w:rFonts w:eastAsiaTheme="minorEastAsia"/>
          </w:rPr>
          <w:delText xml:space="preserve">be calculated annually based upon the </w:delText>
        </w:r>
        <w:r w:rsidR="000E2B01" w:rsidDel="00905018">
          <w:rPr>
            <w:rFonts w:eastAsiaTheme="minorEastAsia"/>
          </w:rPr>
          <w:delText>survival deviation estimated for each year</w:delText>
        </w:r>
      </w:del>
      <w:del w:id="237" w:author="Brian Stock" w:date="2020-08-31T19:08:00Z">
        <w:r w:rsidR="007B76DA" w:rsidDel="00905018">
          <w:rPr>
            <w:rFonts w:eastAsiaTheme="minorEastAsia"/>
          </w:rPr>
          <w:delText>.</w:delText>
        </w:r>
      </w:del>
    </w:p>
    <w:p w14:paraId="2138075A" w14:textId="76A400AE" w:rsidR="00D93B2C" w:rsidRDefault="00361C3B" w:rsidP="001829AC">
      <w:pPr>
        <w:pStyle w:val="Chapterheading0"/>
        <w:jc w:val="left"/>
      </w:pPr>
      <w:r>
        <w:t>For SNEMA yellowtail flounder</w:t>
      </w:r>
      <w:r w:rsidR="004C099A">
        <w:t>,</w:t>
      </w:r>
      <w:r w:rsidR="007B76DA">
        <w:t xml:space="preserve"> </w:t>
      </w:r>
      <w:r>
        <w:t xml:space="preserve">since the 1990s estimated </w:t>
      </w:r>
      <w:r w:rsidR="007B76DA">
        <w:t>survival deviations wer</w:t>
      </w:r>
      <w:r w:rsidR="00097EDE">
        <w:t>e</w:t>
      </w:r>
      <w:r w:rsidR="007B76DA">
        <w:t xml:space="preserve"> </w:t>
      </w:r>
      <w:r w:rsidR="00896884">
        <w:t>predominantly negative</w:t>
      </w:r>
      <w:r>
        <w:t xml:space="preserve">, and </w:t>
      </w:r>
      <w:r w:rsidRPr="00361C3B">
        <w:rPr>
          <w:i/>
          <w:iCs/>
        </w:rPr>
        <w:t>M</w:t>
      </w:r>
      <w:r>
        <w:t xml:space="preserve"> deviations were mostly positive. I</w:t>
      </w:r>
      <w:r w:rsidR="004C099A">
        <w:t xml:space="preserve">gnoring </w:t>
      </w:r>
      <w:r>
        <w:t xml:space="preserve">these trends in productivity </w:t>
      </w:r>
      <w:r w:rsidR="00B22286">
        <w:t>may result</w:t>
      </w:r>
      <w:r w:rsidR="00ED15F7">
        <w:t xml:space="preserve"> in </w:t>
      </w:r>
      <w:r w:rsidR="00B22286">
        <w:t xml:space="preserve">biased </w:t>
      </w:r>
      <w:r>
        <w:t xml:space="preserve">estimates of </w:t>
      </w:r>
      <w:r w:rsidR="00B22286">
        <w:t xml:space="preserve">BRPs </w:t>
      </w:r>
      <w:r>
        <w:t xml:space="preserve">in </w:t>
      </w:r>
      <w:r w:rsidR="00B22286">
        <w:t xml:space="preserve">recent </w:t>
      </w:r>
      <w:r>
        <w:t>d</w:t>
      </w:r>
      <w:r w:rsidR="00B22286">
        <w:t xml:space="preserve">ecades. </w:t>
      </w:r>
      <w:r>
        <w:t xml:space="preserve">Furthermore, treating survival or </w:t>
      </w:r>
      <w:r w:rsidRPr="00361C3B">
        <w:rPr>
          <w:i/>
          <w:iCs/>
        </w:rPr>
        <w:t>M</w:t>
      </w:r>
      <w:r>
        <w:t xml:space="preserve"> deviations as uncorrelated in time neglects to propagate productivity changes in short-term projections. </w:t>
      </w:r>
      <w:r w:rsidR="00B22286">
        <w:t xml:space="preserve">Whereas </w:t>
      </w:r>
      <w:r>
        <w:t>calculating dyn</w:t>
      </w:r>
      <w:r w:rsidR="00B22286">
        <w:t>amic BRPs</w:t>
      </w:r>
      <w:r w:rsidR="004806FA">
        <w:t xml:space="preserve"> seems to be more appropriate</w:t>
      </w:r>
      <w:r w:rsidR="00F0659C">
        <w:t xml:space="preserve">, it </w:t>
      </w:r>
      <w:r>
        <w:lastRenderedPageBreak/>
        <w:t xml:space="preserve">poses a challenge to management </w:t>
      </w:r>
      <w:r w:rsidR="00D1175A">
        <w:t xml:space="preserve">because an assumption </w:t>
      </w:r>
      <w:r w:rsidR="001F32C7">
        <w:t xml:space="preserve">regarding how survival </w:t>
      </w:r>
      <w:r>
        <w:t xml:space="preserve">or </w:t>
      </w:r>
      <w:r w:rsidRPr="00361C3B">
        <w:rPr>
          <w:i/>
          <w:iCs/>
        </w:rPr>
        <w:t>M</w:t>
      </w:r>
      <w:r>
        <w:t xml:space="preserve"> </w:t>
      </w:r>
      <w:r w:rsidR="001F32C7">
        <w:t>deviations are attributed to f</w:t>
      </w:r>
      <w:r w:rsidR="00D1175A">
        <w:t xml:space="preserve">ishing mortality, natural mortality, and migration is required. </w:t>
      </w:r>
      <w:r w:rsidR="003866F7">
        <w:t xml:space="preserve">These three </w:t>
      </w:r>
      <w:r w:rsidR="004F2FA5">
        <w:t>processes</w:t>
      </w:r>
      <w:r w:rsidR="003866F7">
        <w:t xml:space="preserve">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 xml:space="preserve">e recommend future research exploring their relative performance when coupled with management procedures and different </w:t>
      </w:r>
      <w:r w:rsidR="004F2FA5">
        <w:t>parameterizations</w:t>
      </w:r>
      <w:r w:rsidR="00D93B2C">
        <w:t xml:space="preserve"> of time-variation in survival</w:t>
      </w:r>
      <w:r w:rsidR="004F2FA5">
        <w:t xml:space="preserve"> and </w:t>
      </w:r>
      <w:r w:rsidR="004F2FA5" w:rsidRPr="004F2FA5">
        <w:rPr>
          <w:i/>
          <w:iCs/>
        </w:rPr>
        <w:t>M</w:t>
      </w:r>
      <w:r w:rsidR="00D93B2C">
        <w:t>.</w:t>
      </w:r>
    </w:p>
    <w:p w14:paraId="27934512" w14:textId="59CFBA7E" w:rsidR="002767EC" w:rsidRDefault="00BD6211" w:rsidP="006D50E6">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w:t>
      </w:r>
      <w:r w:rsidR="00673712">
        <w:t xml:space="preserve">survival </w:t>
      </w:r>
      <w:r w:rsidR="0064235C">
        <w:t>of</w:t>
      </w:r>
      <w:r w:rsidR="00673712">
        <w:t xml:space="preserve"> the plus</w:t>
      </w:r>
      <w:r w:rsidR="008977B5">
        <w:t>-</w:t>
      </w:r>
      <w:r w:rsidR="00673712">
        <w:t>group is not strictly survival</w:t>
      </w:r>
      <w:r w:rsidR="00301FFE">
        <w:t xml:space="preserve">. </w:t>
      </w:r>
      <w:r w:rsidR="008977B5">
        <w:t>This matters because including the 2D AR(1) smoother on survival estimated increased survival of</w:t>
      </w:r>
      <w:r w:rsidR="00673712">
        <w:t xml:space="preserve"> the plus</w:t>
      </w:r>
      <w:r w:rsidR="008977B5">
        <w:t>-</w:t>
      </w:r>
      <w:r w:rsidR="00673712">
        <w:t>group</w:t>
      </w:r>
      <w:r w:rsidR="008977B5">
        <w:t>, which resulted in higher short-term forecasts of SSB relative to models with independent survival deviations</w:t>
      </w:r>
      <w:r w:rsidR="00673712">
        <w:t xml:space="preserve"> </w:t>
      </w:r>
      <w:r w:rsidR="008977B5">
        <w:t xml:space="preserve">or 2D AR(1) deviations on </w:t>
      </w:r>
      <w:r w:rsidR="008977B5" w:rsidRPr="008977B5">
        <w:rPr>
          <w:i/>
          <w:iCs/>
        </w:rPr>
        <w:t>M</w:t>
      </w:r>
      <w:r w:rsidR="008977B5">
        <w:t>.</w:t>
      </w:r>
      <w:r w:rsidR="00301FFE">
        <w:t xml:space="preserve"> </w:t>
      </w:r>
      <w:r w:rsidR="00A96379">
        <w:t>Second</w:t>
      </w:r>
      <w:r w:rsidR="002767EC" w:rsidRPr="009A4919">
        <w:t xml:space="preserve">, </w:t>
      </w:r>
      <w:r w:rsidR="00301FFE">
        <w:t xml:space="preserve">population </w:t>
      </w:r>
      <w:r w:rsidR="00A463BC">
        <w:t xml:space="preserve">dynamics </w:t>
      </w:r>
      <w:r w:rsidR="006D50E6">
        <w:t>in the 3</w:t>
      </w:r>
      <w:ins w:id="238" w:author="Haikun Xu" w:date="2020-08-07T15:44:00Z">
        <w:r w:rsidR="007B2EFB">
          <w:t>-</w:t>
        </w:r>
      </w:ins>
      <w:del w:id="239" w:author="Haikun Xu" w:date="2020-08-07T15:44:00Z">
        <w:r w:rsidR="006D50E6" w:rsidDel="007B2EFB">
          <w:delText xml:space="preserve"> </w:delText>
        </w:r>
      </w:del>
      <w:r w:rsidR="006D50E6">
        <w:t>year projection time period were</w:t>
      </w:r>
      <w:r w:rsidR="00A463BC">
        <w:t xml:space="preserve"> predicted </w:t>
      </w:r>
      <w:r w:rsidR="006D50E6">
        <w:t xml:space="preserve">by keeping </w:t>
      </w:r>
      <w:r w:rsidR="006D50E6" w:rsidRPr="006D50E6">
        <w:rPr>
          <w:i/>
          <w:iCs/>
        </w:rPr>
        <w:t>F</w:t>
      </w:r>
      <w:r w:rsidR="006D50E6">
        <w:t xml:space="preserve"> constant at the level in the terminal model year, and differing </w:t>
      </w:r>
      <w:r w:rsidR="006D50E6" w:rsidRPr="006D50E6">
        <w:rPr>
          <w:i/>
          <w:iCs/>
        </w:rPr>
        <w:t>F</w:t>
      </w:r>
      <w:r w:rsidR="006D50E6">
        <w:t xml:space="preserve"> may account for some variation in projected SSB. However, the models estimated very similar terminal</w:t>
      </w:r>
      <w:r w:rsidR="00B87620">
        <w:t xml:space="preserve"> year</w:t>
      </w:r>
      <w:r w:rsidR="006D50E6">
        <w:t xml:space="preserve"> </w:t>
      </w:r>
      <w:r w:rsidR="006D50E6" w:rsidRPr="006D50E6">
        <w:rPr>
          <w:i/>
          <w:iCs/>
        </w:rPr>
        <w:t>F</w:t>
      </w:r>
      <w:r w:rsidR="006D50E6">
        <w:t xml:space="preserve">, which was near historic lows and less than the value of </w:t>
      </w:r>
      <w:r w:rsidR="006D50E6" w:rsidRPr="006D50E6">
        <w:rPr>
          <w:i/>
          <w:iCs/>
        </w:rPr>
        <w:t>M</w:t>
      </w:r>
      <w:r w:rsidR="006D50E6">
        <w:t xml:space="preserve"> fixed in the assessment (Figs. 2 and 6). </w:t>
      </w:r>
      <w:r w:rsidR="00B87620">
        <w:t>T</w:t>
      </w:r>
      <w:r w:rsidR="006D50E6">
        <w:t>his likely has negligible impact on the results.</w:t>
      </w:r>
      <w:r w:rsidR="002767EC" w:rsidRPr="009A4919">
        <w:t xml:space="preserve"> </w:t>
      </w:r>
      <w:r w:rsidR="001E5758">
        <w:t>Last</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w:t>
      </w:r>
      <w:r w:rsidR="00B87620">
        <w:t xml:space="preserve">, deviations in survival versus </w:t>
      </w:r>
      <w:r w:rsidR="00B87620" w:rsidRPr="00B87620">
        <w:rPr>
          <w:i/>
          <w:iCs/>
        </w:rPr>
        <w:t>M</w:t>
      </w:r>
      <w:r w:rsidR="00B87620">
        <w:t xml:space="preserve">, and 2D AR(1) </w:t>
      </w:r>
      <w:r w:rsidR="00E07F95">
        <w:t>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B87620">
        <w:t xml:space="preserve">2D AR(1) </w:t>
      </w:r>
      <w:r w:rsidR="00CC53A4">
        <w:t>smoother</w:t>
      </w:r>
      <w:r w:rsidR="00A420DA">
        <w:t xml:space="preserve"> </w:t>
      </w:r>
      <w:r w:rsidR="00E07F95">
        <w:t>can directly impact</w:t>
      </w:r>
      <w:r w:rsidR="00BD38A8">
        <w:t xml:space="preserve"> the predicted </w:t>
      </w:r>
      <w:r w:rsidR="00B87620">
        <w:t>numbers</w:t>
      </w:r>
      <w:r w:rsidR="00BD38A8">
        <w:t xml:space="preserve">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AC7139">
        <w:t xml:space="preserve">On the other hand, </w:t>
      </w:r>
      <w:r w:rsidR="009C2459">
        <w:t>a recruitment covariate</w:t>
      </w:r>
      <w:r w:rsidR="00196AED">
        <w:t xml:space="preserve"> </w:t>
      </w:r>
      <w:r w:rsidR="009C2459">
        <w:t>can only dir</w:t>
      </w:r>
      <w:r w:rsidR="00CC53A4">
        <w:t>ect</w:t>
      </w:r>
      <w:r w:rsidR="009C2459">
        <w:t>ly</w:t>
      </w:r>
      <w:r w:rsidR="00CC53A4">
        <w:t xml:space="preserve"> impact n</w:t>
      </w:r>
      <w:r w:rsidR="009C2459">
        <w:t xml:space="preserve">ear-term </w:t>
      </w:r>
      <w:r w:rsidR="00AC7139">
        <w:t xml:space="preserve">predictions of </w:t>
      </w:r>
      <w:r w:rsidR="009C2459">
        <w:t>recruitment. For</w:t>
      </w:r>
      <w:r w:rsidR="00CC53A4">
        <w:t xml:space="preserve"> late-matured and long-lived fish stocks, the </w:t>
      </w:r>
      <w:r w:rsidR="009C2459">
        <w:t xml:space="preserve">covariate-induced </w:t>
      </w:r>
      <w:r w:rsidR="009C2459">
        <w:lastRenderedPageBreak/>
        <w:t>change in recruitment prediction</w:t>
      </w:r>
      <w:r w:rsidR="00CC53A4">
        <w:t xml:space="preserve"> </w:t>
      </w:r>
      <w:r w:rsidR="00FB7C29">
        <w:t>is not able to</w:t>
      </w:r>
      <w:r w:rsidR="00A420DA">
        <w:t xml:space="preserve"> propagate to </w:t>
      </w:r>
      <w:r w:rsidR="00AC7139">
        <w:t>most of the mature</w:t>
      </w:r>
      <w:r w:rsidR="00D05AD5">
        <w:t xml:space="preserve"> </w:t>
      </w:r>
      <w:r w:rsidR="00196AED">
        <w:t>age classes</w:t>
      </w:r>
      <w:r w:rsidR="00AC7139">
        <w:t>,</w:t>
      </w:r>
      <w:r w:rsidR="00196AED">
        <w:t xml:space="preserve"> </w:t>
      </w:r>
      <w:r w:rsidR="00D92C22">
        <w:t xml:space="preserve">and </w:t>
      </w:r>
      <w:r w:rsidR="00AC7139">
        <w:t xml:space="preserve">therefore will not appreciably </w:t>
      </w:r>
      <w:r w:rsidR="000213F0">
        <w:t>impact SSB prediction</w:t>
      </w:r>
      <w:r w:rsidR="00AC7139">
        <w:t>s</w:t>
      </w:r>
      <w:r w:rsidR="000213F0">
        <w:t xml:space="preserve"> in the near-term</w:t>
      </w:r>
      <w:r w:rsidR="00BD38A8">
        <w:t>.</w:t>
      </w:r>
    </w:p>
    <w:p w14:paraId="69200E45" w14:textId="2A5DD167" w:rsidR="006E0CB5" w:rsidRDefault="00DF5AE0" w:rsidP="001829AC">
      <w:pPr>
        <w:pStyle w:val="Chapterheading0"/>
        <w:ind w:firstLine="720"/>
        <w:jc w:val="left"/>
      </w:pPr>
      <w:r>
        <w:rPr>
          <w:lang w:eastAsia="zh-CN"/>
        </w:rPr>
        <w:t>One final note is that the run time required to fit the models varied substantially and in unintuitive patterns. Much of TMB’s advantage over ADMB in computational speed depends on its algorithm for automatically detecting sparseness of the Hessian matrix (Kristensen et al. 2016)</w:t>
      </w:r>
      <w:r w:rsidR="00DB55B6">
        <w:rPr>
          <w:lang w:eastAsia="zh-CN"/>
        </w:rPr>
        <w:t xml:space="preserve">, and we found that this sparseness detection was the most important determinant of model run time. Directly </w:t>
      </w:r>
      <w:r w:rsidR="0038372E">
        <w:rPr>
          <w:lang w:eastAsia="zh-CN"/>
        </w:rPr>
        <w:t>specifying</w:t>
      </w:r>
      <w:r w:rsidR="00DB55B6">
        <w:rPr>
          <w:lang w:eastAsia="zh-CN"/>
        </w:rPr>
        <w:t xml:space="preserve"> the survival deviations,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B55B6">
        <w:rPr>
          <w:lang w:eastAsia="zh-CN"/>
        </w:rPr>
        <w:t xml:space="preserve">, as random effect parameters did not result in a sparse Hessian, but parameterizing the log numbers at age, </w:t>
      </w:r>
      <m:oMath>
        <m:sSub>
          <m:sSubPr>
            <m:ctrlPr>
              <w:rPr>
                <w:rFonts w:ascii="Cambria Math" w:hAnsi="Cambria Math"/>
                <w:i/>
                <w:iCs/>
              </w:rPr>
            </m:ctrlPr>
          </m:sSubPr>
          <m:e>
            <m:r>
              <m:rPr>
                <m:sty m:val="p"/>
              </m:rPr>
              <w:rPr>
                <w:rFonts w:ascii="Cambria Math" w:hAnsi="Cambria Math"/>
              </w:rPr>
              <m:t>log</m:t>
            </m:r>
            <m:r>
              <w:rPr>
                <w:rFonts w:ascii="Cambria Math" w:hAnsi="Cambria Math"/>
              </w:rPr>
              <m:t>(N</m:t>
            </m:r>
          </m:e>
          <m:sub>
            <m:r>
              <w:rPr>
                <w:rFonts w:ascii="Cambria Math" w:hAnsi="Cambria Math"/>
              </w:rPr>
              <m:t>a,y</m:t>
            </m:r>
          </m:sub>
        </m:sSub>
        <m:r>
          <w:rPr>
            <w:rFonts w:ascii="Cambria Math" w:hAnsi="Cambria Math"/>
          </w:rPr>
          <m:t>)</m:t>
        </m:r>
      </m:oMath>
      <w:r w:rsidR="00DB55B6">
        <w:rPr>
          <w:lang w:eastAsia="zh-CN"/>
        </w:rPr>
        <w:t xml:space="preserve">, </w:t>
      </w:r>
      <w:r w:rsidR="0038372E">
        <w:rPr>
          <w:lang w:eastAsia="zh-CN"/>
        </w:rPr>
        <w:t xml:space="preserve">and then calculating the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38372E">
        <w:rPr>
          <w:iCs/>
        </w:rPr>
        <w:t xml:space="preserve"> as derived quantities, </w:t>
      </w:r>
      <w:r w:rsidR="00DB55B6">
        <w:rPr>
          <w:lang w:eastAsia="zh-CN"/>
        </w:rPr>
        <w:t>did. When only numbers at age 1 (i.e. recruits) were random effects</w:t>
      </w:r>
      <w:r w:rsidR="0038372E">
        <w:rPr>
          <w:lang w:eastAsia="zh-CN"/>
        </w:rPr>
        <w:t xml:space="preserve">, the Hessian was not detected as sparse. Thus, some of the least complex models we considered (e.g. NAA-1, NAA-2, and M-1 through M-10) took longer to run than the most complex model, NAA-M-CPI-4 (Table 7). </w:t>
      </w:r>
      <w:r w:rsidR="00F46A02">
        <w:rPr>
          <w:lang w:eastAsia="zh-CN"/>
        </w:rPr>
        <w:t>With or without a sparse Hessian, adding 2D AR(1) autocorrelation increased run time by about 3x. Increasing model complexity had little impact on run time as long as the Hessian was detected as sparse, and the most complex model took 1.35 minutes to run on a laptop computer</w:t>
      </w:r>
      <w:r w:rsidR="00FC3C50">
        <w:rPr>
          <w:lang w:eastAsia="zh-CN"/>
        </w:rPr>
        <w:t xml:space="preserve"> (Table 7)</w:t>
      </w:r>
      <w:r w:rsidR="00F46A02">
        <w:rPr>
          <w:lang w:eastAsia="zh-CN"/>
        </w:rPr>
        <w:t xml:space="preserve">. While these results are limited to the </w:t>
      </w:r>
      <w:r w:rsidR="00FC3C50">
        <w:rPr>
          <w:lang w:eastAsia="zh-CN"/>
        </w:rPr>
        <w:t>dimension of the SNEMA yellowtail flounder application (e.g. the number of age classes and time steps)</w:t>
      </w:r>
      <w:r w:rsidR="00F46A02">
        <w:rPr>
          <w:lang w:eastAsia="zh-CN"/>
        </w:rPr>
        <w:t xml:space="preserve">, </w:t>
      </w:r>
      <w:r w:rsidR="00FC3C50">
        <w:rPr>
          <w:lang w:eastAsia="zh-CN"/>
        </w:rPr>
        <w:t xml:space="preserve">they suggest that incorporating additional complexity into stock assessments via random effects in TMB is </w:t>
      </w:r>
      <w:bookmarkStart w:id="240" w:name="OLE_LINK49"/>
      <w:bookmarkStart w:id="241" w:name="OLE_LINK50"/>
      <w:r w:rsidR="0040254B" w:rsidRPr="0040254B">
        <w:t xml:space="preserve">unlikely to be a </w:t>
      </w:r>
      <w:bookmarkStart w:id="242" w:name="OLE_LINK5"/>
      <w:bookmarkStart w:id="243" w:name="OLE_LINK6"/>
      <w:r w:rsidR="0040254B" w:rsidRPr="0040254B">
        <w:t>hurdle</w:t>
      </w:r>
      <w:bookmarkEnd w:id="242"/>
      <w:bookmarkEnd w:id="243"/>
      <w:r w:rsidR="0040254B" w:rsidRPr="0040254B">
        <w:t xml:space="preserve"> </w:t>
      </w:r>
      <w:r w:rsidR="006F538D">
        <w:t>in the future</w:t>
      </w:r>
      <w:r w:rsidR="00CC772F">
        <w:t>.</w:t>
      </w:r>
      <w:bookmarkStart w:id="244" w:name="_Toc465598054"/>
      <w:bookmarkEnd w:id="240"/>
      <w:bookmarkEnd w:id="241"/>
      <w:r w:rsidR="005E7CE8">
        <w:br w:type="page"/>
      </w:r>
      <w:bookmarkStart w:id="245" w:name="OLE_LINK1"/>
      <w:bookmarkStart w:id="246" w:name="OLE_LINK2"/>
      <w:bookmarkEnd w:id="244"/>
    </w:p>
    <w:p w14:paraId="769849C2" w14:textId="77777777" w:rsidR="004753A9" w:rsidRPr="004C096C" w:rsidRDefault="004753A9" w:rsidP="004753A9">
      <w:pPr>
        <w:pStyle w:val="Heading1"/>
        <w:rPr>
          <w:b w:val="0"/>
        </w:rPr>
      </w:pPr>
      <w:bookmarkStart w:id="247" w:name="table-1.-naa-only-models-where-only-naa-"/>
      <w:r w:rsidRPr="004C096C">
        <w:rPr>
          <w:rFonts w:hint="eastAsia"/>
        </w:rPr>
        <w:lastRenderedPageBreak/>
        <w:t>Refer</w:t>
      </w:r>
      <w:r w:rsidRPr="004C096C">
        <w:t>ences</w:t>
      </w:r>
    </w:p>
    <w:p w14:paraId="4EED52CD" w14:textId="1B6D8BB6" w:rsidR="003402DE" w:rsidRPr="0003267E" w:rsidRDefault="003402DE" w:rsidP="004753A9">
      <w:pPr>
        <w:ind w:left="720" w:hanging="720"/>
        <w:rPr>
          <w:rFonts w:ascii="Times New Roman" w:hAnsi="Times New Roman" w:cs="Times New Roman"/>
          <w:rPrChange w:id="248" w:author="Brian Stock" w:date="2020-08-31T19:35:00Z">
            <w:rPr>
              <w:rFonts w:ascii="Times New Roman" w:hAnsi="Times New Roman" w:cs="Times New Roman"/>
            </w:rPr>
          </w:rPrChange>
        </w:rPr>
      </w:pPr>
      <w:proofErr w:type="spellStart"/>
      <w:r w:rsidRPr="0003267E">
        <w:rPr>
          <w:rFonts w:ascii="Times New Roman" w:hAnsi="Times New Roman" w:cs="Times New Roman"/>
          <w:rPrChange w:id="249" w:author="Brian Stock" w:date="2020-08-31T19:35:00Z">
            <w:rPr>
              <w:rFonts w:ascii="Times New Roman" w:hAnsi="Times New Roman" w:cs="Times New Roman"/>
            </w:rPr>
          </w:rPrChange>
        </w:rPr>
        <w:t>Aeberhard</w:t>
      </w:r>
      <w:proofErr w:type="spellEnd"/>
      <w:r w:rsidRPr="0003267E">
        <w:rPr>
          <w:rFonts w:ascii="Times New Roman" w:hAnsi="Times New Roman" w:cs="Times New Roman"/>
          <w:rPrChange w:id="250" w:author="Brian Stock" w:date="2020-08-31T19:35:00Z">
            <w:rPr>
              <w:rFonts w:ascii="Times New Roman" w:hAnsi="Times New Roman" w:cs="Times New Roman"/>
            </w:rPr>
          </w:rPrChange>
        </w:rPr>
        <w:t xml:space="preserve">, W. H., Mills </w:t>
      </w:r>
      <w:proofErr w:type="spellStart"/>
      <w:r w:rsidRPr="0003267E">
        <w:rPr>
          <w:rFonts w:ascii="Times New Roman" w:hAnsi="Times New Roman" w:cs="Times New Roman"/>
          <w:rPrChange w:id="251" w:author="Brian Stock" w:date="2020-08-31T19:35:00Z">
            <w:rPr>
              <w:rFonts w:ascii="Times New Roman" w:hAnsi="Times New Roman" w:cs="Times New Roman"/>
            </w:rPr>
          </w:rPrChange>
        </w:rPr>
        <w:t>Flemming</w:t>
      </w:r>
      <w:proofErr w:type="spellEnd"/>
      <w:r w:rsidRPr="0003267E">
        <w:rPr>
          <w:rFonts w:ascii="Times New Roman" w:hAnsi="Times New Roman" w:cs="Times New Roman"/>
          <w:rPrChange w:id="252" w:author="Brian Stock" w:date="2020-08-31T19:35:00Z">
            <w:rPr>
              <w:rFonts w:ascii="Times New Roman" w:hAnsi="Times New Roman" w:cs="Times New Roman"/>
            </w:rPr>
          </w:rPrChange>
        </w:rPr>
        <w:t>, J., and Nielsen, A. 2018. Review of State-Space Models for Fisheries Science. Annual Review of Statistics and Its Application</w:t>
      </w:r>
      <w:del w:id="253" w:author="Brian Stock" w:date="2020-08-31T19:31:00Z">
        <w:r w:rsidRPr="0003267E" w:rsidDel="0003267E">
          <w:rPr>
            <w:rFonts w:ascii="Times New Roman" w:hAnsi="Times New Roman" w:cs="Times New Roman"/>
            <w:rPrChange w:id="254" w:author="Brian Stock" w:date="2020-08-31T19:35:00Z">
              <w:rPr>
                <w:rFonts w:ascii="Times New Roman" w:hAnsi="Times New Roman" w:cs="Times New Roman"/>
              </w:rPr>
            </w:rPrChange>
          </w:rPr>
          <w:delText>,</w:delText>
        </w:r>
      </w:del>
      <w:r w:rsidRPr="0003267E">
        <w:rPr>
          <w:rFonts w:ascii="Times New Roman" w:hAnsi="Times New Roman" w:cs="Times New Roman"/>
          <w:rPrChange w:id="255" w:author="Brian Stock" w:date="2020-08-31T19:35:00Z">
            <w:rPr>
              <w:rFonts w:ascii="Times New Roman" w:hAnsi="Times New Roman" w:cs="Times New Roman"/>
            </w:rPr>
          </w:rPrChange>
        </w:rPr>
        <w:t xml:space="preserve"> 5: 215–235. </w:t>
      </w:r>
    </w:p>
    <w:p w14:paraId="76A6C5ED" w14:textId="1822FE55" w:rsidR="008A373A" w:rsidRPr="0003267E" w:rsidRDefault="008A373A" w:rsidP="008A373A">
      <w:pPr>
        <w:ind w:left="720" w:hanging="720"/>
        <w:rPr>
          <w:rFonts w:ascii="Times New Roman" w:hAnsi="Times New Roman" w:cs="Times New Roman"/>
          <w:rPrChange w:id="256" w:author="Brian Stock" w:date="2020-08-31T19:35:00Z">
            <w:rPr>
              <w:rFonts w:ascii="Times New Roman" w:hAnsi="Times New Roman" w:cs="Times New Roman"/>
            </w:rPr>
          </w:rPrChange>
        </w:rPr>
      </w:pPr>
      <w:r w:rsidRPr="0003267E">
        <w:rPr>
          <w:rFonts w:ascii="Times New Roman" w:hAnsi="Times New Roman" w:cs="Times New Roman"/>
          <w:rPrChange w:id="257" w:author="Brian Stock" w:date="2020-08-31T19:35:00Z">
            <w:rPr>
              <w:rFonts w:ascii="Times New Roman" w:hAnsi="Times New Roman" w:cs="Times New Roman"/>
            </w:rPr>
          </w:rPrChange>
        </w:rPr>
        <w:t xml:space="preserve">Akaike, H. 1973. Information theory and an extension of the maximum likelihood principle. In Proceedings of the Second International Symposium on Information Theory, ed. B. N. Petrov and F. </w:t>
      </w:r>
      <w:proofErr w:type="spellStart"/>
      <w:r w:rsidRPr="0003267E">
        <w:rPr>
          <w:rFonts w:ascii="Times New Roman" w:hAnsi="Times New Roman" w:cs="Times New Roman"/>
          <w:rPrChange w:id="258" w:author="Brian Stock" w:date="2020-08-31T19:35:00Z">
            <w:rPr>
              <w:rFonts w:ascii="Times New Roman" w:hAnsi="Times New Roman" w:cs="Times New Roman"/>
            </w:rPr>
          </w:rPrChange>
        </w:rPr>
        <w:t>Csaki</w:t>
      </w:r>
      <w:proofErr w:type="spellEnd"/>
      <w:r w:rsidRPr="0003267E">
        <w:rPr>
          <w:rFonts w:ascii="Times New Roman" w:hAnsi="Times New Roman" w:cs="Times New Roman"/>
          <w:rPrChange w:id="259" w:author="Brian Stock" w:date="2020-08-31T19:35:00Z">
            <w:rPr>
              <w:rFonts w:ascii="Times New Roman" w:hAnsi="Times New Roman" w:cs="Times New Roman"/>
            </w:rPr>
          </w:rPrChange>
        </w:rPr>
        <w:t xml:space="preserve">, 267–281. Budapest: </w:t>
      </w:r>
      <w:proofErr w:type="spellStart"/>
      <w:r w:rsidRPr="0003267E">
        <w:rPr>
          <w:rFonts w:ascii="Times New Roman" w:hAnsi="Times New Roman" w:cs="Times New Roman"/>
          <w:rPrChange w:id="260" w:author="Brian Stock" w:date="2020-08-31T19:35:00Z">
            <w:rPr>
              <w:rFonts w:ascii="Times New Roman" w:hAnsi="Times New Roman" w:cs="Times New Roman"/>
            </w:rPr>
          </w:rPrChange>
        </w:rPr>
        <w:t>Akademiai</w:t>
      </w:r>
      <w:proofErr w:type="spellEnd"/>
      <w:r w:rsidRPr="0003267E">
        <w:rPr>
          <w:rFonts w:ascii="Times New Roman" w:hAnsi="Times New Roman" w:cs="Times New Roman"/>
          <w:rPrChange w:id="261"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262" w:author="Brian Stock" w:date="2020-08-31T19:35:00Z">
            <w:rPr>
              <w:rFonts w:ascii="Times New Roman" w:hAnsi="Times New Roman" w:cs="Times New Roman"/>
            </w:rPr>
          </w:rPrChange>
        </w:rPr>
        <w:t>Kiado</w:t>
      </w:r>
      <w:proofErr w:type="spellEnd"/>
      <w:r w:rsidRPr="0003267E">
        <w:rPr>
          <w:rFonts w:ascii="Times New Roman" w:hAnsi="Times New Roman" w:cs="Times New Roman"/>
          <w:rPrChange w:id="263" w:author="Brian Stock" w:date="2020-08-31T19:35:00Z">
            <w:rPr>
              <w:rFonts w:ascii="Times New Roman" w:hAnsi="Times New Roman" w:cs="Times New Roman"/>
            </w:rPr>
          </w:rPrChange>
        </w:rPr>
        <w:t xml:space="preserve">. Reprinted in Breakthroughs in Statistics, ed. S. </w:t>
      </w:r>
      <w:proofErr w:type="spellStart"/>
      <w:r w:rsidRPr="0003267E">
        <w:rPr>
          <w:rFonts w:ascii="Times New Roman" w:hAnsi="Times New Roman" w:cs="Times New Roman"/>
          <w:rPrChange w:id="264" w:author="Brian Stock" w:date="2020-08-31T19:35:00Z">
            <w:rPr>
              <w:rFonts w:ascii="Times New Roman" w:hAnsi="Times New Roman" w:cs="Times New Roman"/>
            </w:rPr>
          </w:rPrChange>
        </w:rPr>
        <w:t>Kotz</w:t>
      </w:r>
      <w:proofErr w:type="spellEnd"/>
      <w:r w:rsidRPr="0003267E">
        <w:rPr>
          <w:rFonts w:ascii="Times New Roman" w:hAnsi="Times New Roman" w:cs="Times New Roman"/>
          <w:rPrChange w:id="265" w:author="Brian Stock" w:date="2020-08-31T19:35:00Z">
            <w:rPr>
              <w:rFonts w:ascii="Times New Roman" w:hAnsi="Times New Roman" w:cs="Times New Roman"/>
            </w:rPr>
          </w:rPrChange>
        </w:rPr>
        <w:t>, 610–624. New York: Springer (1992).</w:t>
      </w:r>
    </w:p>
    <w:p w14:paraId="1183C558" w14:textId="754C7C2D" w:rsidR="00FE2CEE" w:rsidRPr="0003267E" w:rsidRDefault="00FE2CEE" w:rsidP="008A373A">
      <w:pPr>
        <w:ind w:left="720" w:hanging="720"/>
        <w:rPr>
          <w:rFonts w:ascii="Times New Roman" w:hAnsi="Times New Roman" w:cs="Times New Roman"/>
          <w:rPrChange w:id="266" w:author="Brian Stock" w:date="2020-08-31T19:35:00Z">
            <w:rPr>
              <w:rFonts w:ascii="Times New Roman" w:hAnsi="Times New Roman" w:cs="Times New Roman"/>
            </w:rPr>
          </w:rPrChange>
        </w:rPr>
      </w:pPr>
      <w:r w:rsidRPr="0003267E">
        <w:rPr>
          <w:rFonts w:ascii="Times New Roman" w:hAnsi="Times New Roman" w:cs="Times New Roman"/>
          <w:rPrChange w:id="267" w:author="Brian Stock" w:date="2020-08-31T19:35:00Z">
            <w:rPr>
              <w:rFonts w:ascii="Times New Roman" w:hAnsi="Times New Roman" w:cs="Times New Roman"/>
            </w:rPr>
          </w:rPrChange>
        </w:rPr>
        <w:t xml:space="preserve">Aldrin, M., </w:t>
      </w:r>
      <w:proofErr w:type="spellStart"/>
      <w:r w:rsidRPr="0003267E">
        <w:rPr>
          <w:rFonts w:ascii="Times New Roman" w:hAnsi="Times New Roman" w:cs="Times New Roman"/>
          <w:rPrChange w:id="268" w:author="Brian Stock" w:date="2020-08-31T19:35:00Z">
            <w:rPr>
              <w:rFonts w:ascii="Times New Roman" w:hAnsi="Times New Roman" w:cs="Times New Roman"/>
            </w:rPr>
          </w:rPrChange>
        </w:rPr>
        <w:t>Tvete</w:t>
      </w:r>
      <w:proofErr w:type="spellEnd"/>
      <w:r w:rsidRPr="0003267E">
        <w:rPr>
          <w:rFonts w:ascii="Times New Roman" w:hAnsi="Times New Roman" w:cs="Times New Roman"/>
          <w:rPrChange w:id="269" w:author="Brian Stock" w:date="2020-08-31T19:35:00Z">
            <w:rPr>
              <w:rFonts w:ascii="Times New Roman" w:hAnsi="Times New Roman" w:cs="Times New Roman"/>
            </w:rPr>
          </w:rPrChange>
        </w:rPr>
        <w:t xml:space="preserve">, I. F., </w:t>
      </w:r>
      <w:proofErr w:type="spellStart"/>
      <w:r w:rsidRPr="0003267E">
        <w:rPr>
          <w:rFonts w:ascii="Times New Roman" w:hAnsi="Times New Roman" w:cs="Times New Roman"/>
          <w:rPrChange w:id="270" w:author="Brian Stock" w:date="2020-08-31T19:35:00Z">
            <w:rPr>
              <w:rFonts w:ascii="Times New Roman" w:hAnsi="Times New Roman" w:cs="Times New Roman"/>
            </w:rPr>
          </w:rPrChange>
        </w:rPr>
        <w:t>Aanes</w:t>
      </w:r>
      <w:proofErr w:type="spellEnd"/>
      <w:r w:rsidRPr="0003267E">
        <w:rPr>
          <w:rFonts w:ascii="Times New Roman" w:hAnsi="Times New Roman" w:cs="Times New Roman"/>
          <w:rPrChange w:id="271" w:author="Brian Stock" w:date="2020-08-31T19:35:00Z">
            <w:rPr>
              <w:rFonts w:ascii="Times New Roman" w:hAnsi="Times New Roman" w:cs="Times New Roman"/>
            </w:rPr>
          </w:rPrChange>
        </w:rPr>
        <w:t xml:space="preserve">, S., and </w:t>
      </w:r>
      <w:proofErr w:type="spellStart"/>
      <w:r w:rsidRPr="0003267E">
        <w:rPr>
          <w:rFonts w:ascii="Times New Roman" w:hAnsi="Times New Roman" w:cs="Times New Roman"/>
          <w:rPrChange w:id="272" w:author="Brian Stock" w:date="2020-08-31T19:35:00Z">
            <w:rPr>
              <w:rFonts w:ascii="Times New Roman" w:hAnsi="Times New Roman" w:cs="Times New Roman"/>
            </w:rPr>
          </w:rPrChange>
        </w:rPr>
        <w:t>Subbey</w:t>
      </w:r>
      <w:proofErr w:type="spellEnd"/>
      <w:r w:rsidRPr="0003267E">
        <w:rPr>
          <w:rFonts w:ascii="Times New Roman" w:hAnsi="Times New Roman" w:cs="Times New Roman"/>
          <w:rPrChange w:id="273" w:author="Brian Stock" w:date="2020-08-31T19:35:00Z">
            <w:rPr>
              <w:rFonts w:ascii="Times New Roman" w:hAnsi="Times New Roman" w:cs="Times New Roman"/>
            </w:rPr>
          </w:rPrChange>
        </w:rPr>
        <w:t>, S. 2020. The specification of the data model part in the SAM model matters. Fisheries Research</w:t>
      </w:r>
      <w:del w:id="274" w:author="Brian Stock" w:date="2020-08-31T19:31:00Z">
        <w:r w:rsidRPr="0003267E" w:rsidDel="0003267E">
          <w:rPr>
            <w:rFonts w:ascii="Times New Roman" w:hAnsi="Times New Roman" w:cs="Times New Roman"/>
            <w:rPrChange w:id="275" w:author="Brian Stock" w:date="2020-08-31T19:35:00Z">
              <w:rPr>
                <w:rFonts w:ascii="Times New Roman" w:hAnsi="Times New Roman" w:cs="Times New Roman"/>
              </w:rPr>
            </w:rPrChange>
          </w:rPr>
          <w:delText>,</w:delText>
        </w:r>
      </w:del>
      <w:r w:rsidRPr="0003267E">
        <w:rPr>
          <w:rFonts w:ascii="Times New Roman" w:hAnsi="Times New Roman" w:cs="Times New Roman"/>
          <w:rPrChange w:id="276" w:author="Brian Stock" w:date="2020-08-31T19:35:00Z">
            <w:rPr>
              <w:rFonts w:ascii="Times New Roman" w:hAnsi="Times New Roman" w:cs="Times New Roman"/>
            </w:rPr>
          </w:rPrChange>
        </w:rPr>
        <w:t xml:space="preserve"> 229: 105585.</w:t>
      </w:r>
    </w:p>
    <w:p w14:paraId="4B5290C9" w14:textId="772189ED" w:rsidR="004753A9" w:rsidRPr="0003267E" w:rsidRDefault="004753A9" w:rsidP="004753A9">
      <w:pPr>
        <w:ind w:left="720" w:hanging="720"/>
        <w:rPr>
          <w:rFonts w:ascii="Times New Roman" w:hAnsi="Times New Roman" w:cs="Times New Roman"/>
          <w:rPrChange w:id="277" w:author="Brian Stock" w:date="2020-08-31T19:35:00Z">
            <w:rPr>
              <w:rFonts w:ascii="Times New Roman" w:hAnsi="Times New Roman" w:cs="Times New Roman"/>
            </w:rPr>
          </w:rPrChange>
        </w:rPr>
      </w:pPr>
      <w:r w:rsidRPr="0003267E">
        <w:rPr>
          <w:rFonts w:ascii="Times New Roman" w:hAnsi="Times New Roman" w:cs="Times New Roman"/>
          <w:rPrChange w:id="278" w:author="Brian Stock" w:date="2020-08-31T19:35:00Z">
            <w:rPr>
              <w:rFonts w:ascii="Times New Roman" w:hAnsi="Times New Roman" w:cs="Times New Roman"/>
            </w:rPr>
          </w:rPrChange>
        </w:rPr>
        <w:fldChar w:fldCharType="begin"/>
      </w:r>
      <w:r w:rsidRPr="0003267E">
        <w:rPr>
          <w:rFonts w:ascii="Times New Roman" w:hAnsi="Times New Roman" w:cs="Times New Roman"/>
          <w:rPrChange w:id="279" w:author="Brian Stock" w:date="2020-08-31T19:35:00Z">
            <w:rPr>
              <w:rFonts w:ascii="Times New Roman" w:hAnsi="Times New Roman" w:cs="Times New Roman"/>
            </w:rPr>
          </w:rPrChange>
        </w:rPr>
        <w:instrText xml:space="preserve"> ADDIN EN.REFLIST </w:instrText>
      </w:r>
      <w:r w:rsidRPr="0003267E">
        <w:rPr>
          <w:rFonts w:ascii="Times New Roman" w:hAnsi="Times New Roman" w:cs="Times New Roman"/>
          <w:rPrChange w:id="280" w:author="Brian Stock" w:date="2020-08-31T19:35:00Z">
            <w:rPr>
              <w:rFonts w:ascii="Times New Roman" w:hAnsi="Times New Roman" w:cs="Times New Roman"/>
            </w:rPr>
          </w:rPrChange>
        </w:rPr>
        <w:fldChar w:fldCharType="separate"/>
      </w:r>
      <w:r w:rsidRPr="0003267E">
        <w:rPr>
          <w:rFonts w:ascii="Times New Roman" w:hAnsi="Times New Roman" w:cs="Times New Roman"/>
          <w:rPrChange w:id="281" w:author="Brian Stock" w:date="2020-08-31T19:35:00Z">
            <w:rPr>
              <w:rFonts w:ascii="Times New Roman" w:hAnsi="Times New Roman" w:cs="Times New Roman"/>
            </w:rPr>
          </w:rPrChange>
        </w:rPr>
        <w:t>Atchison, J.</w:t>
      </w:r>
      <w:del w:id="282" w:author="Brian Stock" w:date="2020-08-31T19:35:00Z">
        <w:r w:rsidRPr="0003267E" w:rsidDel="0003267E">
          <w:rPr>
            <w:rFonts w:ascii="Times New Roman" w:hAnsi="Times New Roman" w:cs="Times New Roman"/>
            <w:rPrChange w:id="283" w:author="Brian Stock" w:date="2020-08-31T19:35:00Z">
              <w:rPr>
                <w:rFonts w:ascii="Times New Roman" w:hAnsi="Times New Roman" w:cs="Times New Roman"/>
              </w:rPr>
            </w:rPrChange>
          </w:rPr>
          <w:delText>;</w:delText>
        </w:r>
      </w:del>
      <w:ins w:id="284" w:author="Brian Stock" w:date="2020-08-31T19:35:00Z">
        <w:r w:rsidR="0003267E">
          <w:rPr>
            <w:rFonts w:ascii="Times New Roman" w:hAnsi="Times New Roman" w:cs="Times New Roman"/>
          </w:rPr>
          <w:t>,</w:t>
        </w:r>
      </w:ins>
      <w:r w:rsidRPr="0003267E">
        <w:rPr>
          <w:rFonts w:ascii="Times New Roman" w:hAnsi="Times New Roman" w:cs="Times New Roman"/>
          <w:rPrChange w:id="285" w:author="Brian Stock" w:date="2020-08-31T19:35:00Z">
            <w:rPr>
              <w:rFonts w:ascii="Times New Roman" w:hAnsi="Times New Roman" w:cs="Times New Roman"/>
            </w:rPr>
          </w:rPrChange>
        </w:rPr>
        <w:t xml:space="preserve"> </w:t>
      </w:r>
      <w:ins w:id="286" w:author="Brian Stock" w:date="2020-08-31T19:36:00Z">
        <w:r w:rsidR="0003267E">
          <w:rPr>
            <w:rFonts w:ascii="Times New Roman" w:hAnsi="Times New Roman" w:cs="Times New Roman"/>
          </w:rPr>
          <w:t xml:space="preserve">and </w:t>
        </w:r>
      </w:ins>
      <w:r w:rsidRPr="0003267E">
        <w:rPr>
          <w:rFonts w:ascii="Times New Roman" w:hAnsi="Times New Roman" w:cs="Times New Roman"/>
          <w:rPrChange w:id="287" w:author="Brian Stock" w:date="2020-08-31T19:35:00Z">
            <w:rPr>
              <w:rFonts w:ascii="Times New Roman" w:hAnsi="Times New Roman" w:cs="Times New Roman"/>
            </w:rPr>
          </w:rPrChange>
        </w:rPr>
        <w:t xml:space="preserve">Shen, S.M. </w:t>
      </w:r>
      <w:ins w:id="288" w:author="Brian Stock" w:date="2020-08-31T15:23:00Z">
        <w:r w:rsidR="00B26BC1" w:rsidRPr="0003267E">
          <w:rPr>
            <w:rFonts w:ascii="Times New Roman" w:hAnsi="Times New Roman" w:cs="Times New Roman"/>
            <w:rPrChange w:id="289" w:author="Brian Stock" w:date="2020-08-31T19:35:00Z">
              <w:rPr>
                <w:rFonts w:ascii="Times New Roman" w:hAnsi="Times New Roman" w:cs="Times New Roman"/>
              </w:rPr>
            </w:rPrChange>
          </w:rPr>
          <w:t xml:space="preserve">1980. </w:t>
        </w:r>
      </w:ins>
      <w:r w:rsidRPr="0003267E">
        <w:rPr>
          <w:rFonts w:ascii="Times New Roman" w:hAnsi="Times New Roman" w:cs="Times New Roman"/>
          <w:rPrChange w:id="290" w:author="Brian Stock" w:date="2020-08-31T19:35:00Z">
            <w:rPr>
              <w:rFonts w:ascii="Times New Roman" w:hAnsi="Times New Roman" w:cs="Times New Roman"/>
            </w:rPr>
          </w:rPrChange>
        </w:rPr>
        <w:t>Logistic-normal distributions: Some properties and uses. Biometrika. 67:</w:t>
      </w:r>
      <w:ins w:id="291" w:author="Brian Stock" w:date="2020-08-31T19:33:00Z">
        <w:r w:rsidR="0003267E" w:rsidRPr="0003267E">
          <w:rPr>
            <w:rFonts w:ascii="Times New Roman" w:hAnsi="Times New Roman" w:cs="Times New Roman"/>
            <w:rPrChange w:id="292" w:author="Brian Stock" w:date="2020-08-31T19:35:00Z">
              <w:rPr>
                <w:rFonts w:ascii="Times New Roman" w:hAnsi="Times New Roman" w:cs="Times New Roman"/>
              </w:rPr>
            </w:rPrChange>
          </w:rPr>
          <w:t xml:space="preserve"> </w:t>
        </w:r>
      </w:ins>
      <w:r w:rsidRPr="0003267E">
        <w:rPr>
          <w:rFonts w:ascii="Times New Roman" w:hAnsi="Times New Roman" w:cs="Times New Roman"/>
          <w:rPrChange w:id="293" w:author="Brian Stock" w:date="2020-08-31T19:35:00Z">
            <w:rPr>
              <w:rFonts w:ascii="Times New Roman" w:hAnsi="Times New Roman" w:cs="Times New Roman"/>
            </w:rPr>
          </w:rPrChange>
        </w:rPr>
        <w:t>261-272</w:t>
      </w:r>
      <w:ins w:id="294" w:author="Brian Stock" w:date="2020-08-31T15:23:00Z">
        <w:r w:rsidR="00B26BC1" w:rsidRPr="0003267E">
          <w:rPr>
            <w:rFonts w:ascii="Times New Roman" w:hAnsi="Times New Roman" w:cs="Times New Roman"/>
            <w:rPrChange w:id="295" w:author="Brian Stock" w:date="2020-08-31T19:35:00Z">
              <w:rPr>
                <w:rFonts w:ascii="Times New Roman" w:hAnsi="Times New Roman" w:cs="Times New Roman"/>
              </w:rPr>
            </w:rPrChange>
          </w:rPr>
          <w:t>.</w:t>
        </w:r>
      </w:ins>
      <w:del w:id="296" w:author="Brian Stock" w:date="2020-08-31T15:23:00Z">
        <w:r w:rsidRPr="0003267E" w:rsidDel="00B26BC1">
          <w:rPr>
            <w:rFonts w:ascii="Times New Roman" w:hAnsi="Times New Roman" w:cs="Times New Roman"/>
            <w:rPrChange w:id="297" w:author="Brian Stock" w:date="2020-08-31T19:35:00Z">
              <w:rPr>
                <w:rFonts w:ascii="Times New Roman" w:hAnsi="Times New Roman" w:cs="Times New Roman"/>
              </w:rPr>
            </w:rPrChange>
          </w:rPr>
          <w:delText>; 1980</w:delText>
        </w:r>
      </w:del>
    </w:p>
    <w:p w14:paraId="2CE53AAC" w14:textId="09308CBB" w:rsidR="0003267E" w:rsidRPr="0003267E" w:rsidRDefault="004753A9" w:rsidP="004753A9">
      <w:pPr>
        <w:ind w:left="720" w:hanging="720"/>
        <w:rPr>
          <w:rFonts w:ascii="Times New Roman" w:hAnsi="Times New Roman" w:cs="Times New Roman"/>
          <w:rPrChange w:id="298" w:author="Brian Stock" w:date="2020-08-31T19:35:00Z">
            <w:rPr>
              <w:rFonts w:ascii="Times New Roman" w:hAnsi="Times New Roman" w:cs="Times New Roman"/>
            </w:rPr>
          </w:rPrChange>
        </w:rPr>
      </w:pPr>
      <w:del w:id="299" w:author="Brian Stock" w:date="2020-08-31T19:33:00Z">
        <w:r w:rsidRPr="0003267E" w:rsidDel="0003267E">
          <w:rPr>
            <w:rFonts w:ascii="Times New Roman" w:hAnsi="Times New Roman" w:cs="Times New Roman"/>
            <w:rPrChange w:id="300" w:author="Brian Stock" w:date="2020-08-31T19:35:00Z">
              <w:rPr>
                <w:rFonts w:ascii="Times New Roman" w:hAnsi="Times New Roman" w:cs="Times New Roman"/>
              </w:rPr>
            </w:rPrChange>
          </w:rPr>
          <w:delText>Berg, C.W.; Nielsen, A. Accounting for correlated observations in an age-based state-space stock assessment model. ICES Journal of Marine Science</w:delText>
        </w:r>
      </w:del>
      <w:del w:id="301" w:author="Brian Stock" w:date="2020-08-31T15:23:00Z">
        <w:r w:rsidRPr="0003267E" w:rsidDel="00B26BC1">
          <w:rPr>
            <w:rFonts w:ascii="Times New Roman" w:hAnsi="Times New Roman" w:cs="Times New Roman"/>
            <w:rPrChange w:id="302" w:author="Brian Stock" w:date="2020-08-31T19:35:00Z">
              <w:rPr>
                <w:rFonts w:ascii="Times New Roman" w:hAnsi="Times New Roman" w:cs="Times New Roman"/>
              </w:rPr>
            </w:rPrChange>
          </w:rPr>
          <w:delText>: Journal du Conseil:fsw046; 2016</w:delText>
        </w:r>
      </w:del>
      <w:ins w:id="303" w:author="Brian Stock" w:date="2020-08-31T19:33:00Z">
        <w:r w:rsidR="0003267E" w:rsidRPr="0003267E">
          <w:rPr>
            <w:rFonts w:ascii="Times New Roman" w:hAnsi="Times New Roman" w:cs="Times New Roman"/>
            <w:rPrChange w:id="304" w:author="Brian Stock" w:date="2020-08-31T19:35:00Z">
              <w:rPr>
                <w:rFonts w:ascii="Times New Roman" w:hAnsi="Times New Roman" w:cs="Times New Roman"/>
              </w:rPr>
            </w:rPrChange>
          </w:rPr>
          <w:t>Berg, C. W., and Nielsen, A. 2016. Accounting for correlated observations in an age-based state-space stock assessment model. ICES Journal of Marine Science 73: 1788–1797.</w:t>
        </w:r>
      </w:ins>
    </w:p>
    <w:p w14:paraId="2E02866C" w14:textId="77777777" w:rsidR="00F96875" w:rsidRPr="0003267E" w:rsidRDefault="00F96875" w:rsidP="004753A9">
      <w:pPr>
        <w:ind w:left="720" w:hanging="720"/>
        <w:rPr>
          <w:rFonts w:ascii="Times New Roman" w:hAnsi="Times New Roman" w:cs="Times New Roman"/>
          <w:rPrChange w:id="305" w:author="Brian Stock" w:date="2020-08-31T19:35:00Z">
            <w:rPr>
              <w:rFonts w:ascii="Times New Roman" w:hAnsi="Times New Roman" w:cs="Times New Roman"/>
            </w:rPr>
          </w:rPrChange>
        </w:rPr>
      </w:pPr>
      <w:r w:rsidRPr="0003267E">
        <w:rPr>
          <w:rFonts w:ascii="Times New Roman" w:hAnsi="Times New Roman" w:cs="Times New Roman"/>
          <w:rPrChange w:id="306" w:author="Brian Stock" w:date="2020-08-31T19:35:00Z">
            <w:rPr>
              <w:rFonts w:ascii="Times New Roman" w:hAnsi="Times New Roman" w:cs="Times New Roman"/>
            </w:rPr>
          </w:rPrChange>
        </w:rPr>
        <w:t>Brooks, E. N., and Legault, C. M. 2016. Retrospective forecasting — evaluating performance of stock projections for New England groundfish stocks. Canadian Journal of Fisheries and Aquatic Sciences</w:t>
      </w:r>
      <w:del w:id="307" w:author="Brian Stock" w:date="2020-08-31T19:38:00Z">
        <w:r w:rsidRPr="0003267E" w:rsidDel="00FC4FBA">
          <w:rPr>
            <w:rFonts w:ascii="Times New Roman" w:hAnsi="Times New Roman" w:cs="Times New Roman"/>
            <w:rPrChange w:id="308" w:author="Brian Stock" w:date="2020-08-31T19:35:00Z">
              <w:rPr>
                <w:rFonts w:ascii="Times New Roman" w:hAnsi="Times New Roman" w:cs="Times New Roman"/>
              </w:rPr>
            </w:rPrChange>
          </w:rPr>
          <w:delText>,</w:delText>
        </w:r>
      </w:del>
      <w:r w:rsidRPr="0003267E">
        <w:rPr>
          <w:rFonts w:ascii="Times New Roman" w:hAnsi="Times New Roman" w:cs="Times New Roman"/>
          <w:rPrChange w:id="309" w:author="Brian Stock" w:date="2020-08-31T19:35:00Z">
            <w:rPr>
              <w:rFonts w:ascii="Times New Roman" w:hAnsi="Times New Roman" w:cs="Times New Roman"/>
            </w:rPr>
          </w:rPrChange>
        </w:rPr>
        <w:t xml:space="preserve"> 73: 935–950.</w:t>
      </w:r>
      <w:del w:id="310" w:author="Brian Stock" w:date="2020-08-31T15:22:00Z">
        <w:r w:rsidRPr="0003267E" w:rsidDel="00B26BC1">
          <w:rPr>
            <w:rFonts w:ascii="Times New Roman" w:hAnsi="Times New Roman" w:cs="Times New Roman"/>
            <w:rPrChange w:id="311" w:author="Brian Stock" w:date="2020-08-31T19:35:00Z">
              <w:rPr>
                <w:rFonts w:ascii="Times New Roman" w:hAnsi="Times New Roman" w:cs="Times New Roman"/>
              </w:rPr>
            </w:rPrChange>
          </w:rPr>
          <w:delText xml:space="preserve"> </w:delText>
        </w:r>
      </w:del>
    </w:p>
    <w:p w14:paraId="632FEC6B" w14:textId="2C6B1A2E" w:rsidR="004753A9" w:rsidRPr="0003267E" w:rsidRDefault="004753A9" w:rsidP="004753A9">
      <w:pPr>
        <w:ind w:left="720" w:hanging="720"/>
        <w:rPr>
          <w:rFonts w:ascii="Times New Roman" w:hAnsi="Times New Roman" w:cs="Times New Roman"/>
          <w:rPrChange w:id="312" w:author="Brian Stock" w:date="2020-08-31T19:35:00Z">
            <w:rPr>
              <w:rFonts w:ascii="Times New Roman" w:hAnsi="Times New Roman" w:cs="Times New Roman"/>
            </w:rPr>
          </w:rPrChange>
        </w:rPr>
      </w:pPr>
      <w:r w:rsidRPr="0003267E">
        <w:rPr>
          <w:rFonts w:ascii="Times New Roman" w:hAnsi="Times New Roman" w:cs="Times New Roman"/>
          <w:rPrChange w:id="313" w:author="Brian Stock" w:date="2020-08-31T19:35:00Z">
            <w:rPr>
              <w:rFonts w:ascii="Times New Roman" w:hAnsi="Times New Roman" w:cs="Times New Roman"/>
            </w:rPr>
          </w:rPrChange>
        </w:rPr>
        <w:t>Burnham, K.P.</w:t>
      </w:r>
      <w:ins w:id="314" w:author="Brian Stock" w:date="2020-08-31T19:33:00Z">
        <w:r w:rsidR="0003267E" w:rsidRPr="0003267E">
          <w:rPr>
            <w:rFonts w:ascii="Times New Roman" w:hAnsi="Times New Roman" w:cs="Times New Roman"/>
            <w:rPrChange w:id="315" w:author="Brian Stock" w:date="2020-08-31T19:35:00Z">
              <w:rPr>
                <w:rFonts w:ascii="Times New Roman" w:hAnsi="Times New Roman" w:cs="Times New Roman"/>
              </w:rPr>
            </w:rPrChange>
          </w:rPr>
          <w:t>, a</w:t>
        </w:r>
      </w:ins>
      <w:ins w:id="316" w:author="Brian Stock" w:date="2020-08-31T19:34:00Z">
        <w:r w:rsidR="0003267E" w:rsidRPr="0003267E">
          <w:rPr>
            <w:rFonts w:ascii="Times New Roman" w:hAnsi="Times New Roman" w:cs="Times New Roman"/>
            <w:rPrChange w:id="317" w:author="Brian Stock" w:date="2020-08-31T19:35:00Z">
              <w:rPr>
                <w:rFonts w:ascii="Times New Roman" w:hAnsi="Times New Roman" w:cs="Times New Roman"/>
              </w:rPr>
            </w:rPrChange>
          </w:rPr>
          <w:t xml:space="preserve">nd </w:t>
        </w:r>
      </w:ins>
      <w:del w:id="318" w:author="Brian Stock" w:date="2020-08-31T19:33:00Z">
        <w:r w:rsidRPr="0003267E" w:rsidDel="0003267E">
          <w:rPr>
            <w:rFonts w:ascii="Times New Roman" w:hAnsi="Times New Roman" w:cs="Times New Roman"/>
            <w:rPrChange w:id="319" w:author="Brian Stock" w:date="2020-08-31T19:35:00Z">
              <w:rPr>
                <w:rFonts w:ascii="Times New Roman" w:hAnsi="Times New Roman" w:cs="Times New Roman"/>
              </w:rPr>
            </w:rPrChange>
          </w:rPr>
          <w:delText xml:space="preserve">; </w:delText>
        </w:r>
      </w:del>
      <w:r w:rsidRPr="0003267E">
        <w:rPr>
          <w:rFonts w:ascii="Times New Roman" w:hAnsi="Times New Roman" w:cs="Times New Roman"/>
          <w:rPrChange w:id="320" w:author="Brian Stock" w:date="2020-08-31T19:35:00Z">
            <w:rPr>
              <w:rFonts w:ascii="Times New Roman" w:hAnsi="Times New Roman" w:cs="Times New Roman"/>
            </w:rPr>
          </w:rPrChange>
        </w:rPr>
        <w:t xml:space="preserve">Anderson, D.R. </w:t>
      </w:r>
      <w:ins w:id="321" w:author="Brian Stock" w:date="2020-08-31T15:22:00Z">
        <w:r w:rsidR="00B26BC1" w:rsidRPr="0003267E">
          <w:rPr>
            <w:rFonts w:ascii="Times New Roman" w:hAnsi="Times New Roman" w:cs="Times New Roman"/>
            <w:rPrChange w:id="322" w:author="Brian Stock" w:date="2020-08-31T19:35:00Z">
              <w:rPr>
                <w:rFonts w:ascii="Times New Roman" w:hAnsi="Times New Roman" w:cs="Times New Roman"/>
              </w:rPr>
            </w:rPrChange>
          </w:rPr>
          <w:t xml:space="preserve">2002. </w:t>
        </w:r>
      </w:ins>
      <w:r w:rsidRPr="0003267E">
        <w:rPr>
          <w:rFonts w:ascii="Times New Roman" w:hAnsi="Times New Roman" w:cs="Times New Roman"/>
          <w:rPrChange w:id="323" w:author="Brian Stock" w:date="2020-08-31T19:35:00Z">
            <w:rPr>
              <w:rFonts w:ascii="Times New Roman" w:hAnsi="Times New Roman" w:cs="Times New Roman"/>
            </w:rPr>
          </w:rPrChange>
        </w:rPr>
        <w:t>Model selection and multimodel inference: a practical information-theoretic approach: Springer Science &amp; Business Media</w:t>
      </w:r>
      <w:ins w:id="324" w:author="Brian Stock" w:date="2020-08-31T15:22:00Z">
        <w:r w:rsidR="00B26BC1" w:rsidRPr="0003267E">
          <w:rPr>
            <w:rFonts w:ascii="Times New Roman" w:hAnsi="Times New Roman" w:cs="Times New Roman"/>
            <w:rPrChange w:id="325" w:author="Brian Stock" w:date="2020-08-31T19:35:00Z">
              <w:rPr>
                <w:rFonts w:ascii="Times New Roman" w:hAnsi="Times New Roman" w:cs="Times New Roman"/>
              </w:rPr>
            </w:rPrChange>
          </w:rPr>
          <w:t>.</w:t>
        </w:r>
      </w:ins>
      <w:del w:id="326" w:author="Brian Stock" w:date="2020-08-31T15:22:00Z">
        <w:r w:rsidRPr="0003267E" w:rsidDel="00B26BC1">
          <w:rPr>
            <w:rFonts w:ascii="Times New Roman" w:hAnsi="Times New Roman" w:cs="Times New Roman"/>
            <w:rPrChange w:id="327" w:author="Brian Stock" w:date="2020-08-31T19:35:00Z">
              <w:rPr>
                <w:rFonts w:ascii="Times New Roman" w:hAnsi="Times New Roman" w:cs="Times New Roman"/>
              </w:rPr>
            </w:rPrChange>
          </w:rPr>
          <w:delText>; 2002</w:delText>
        </w:r>
      </w:del>
    </w:p>
    <w:p w14:paraId="48FAE6CD" w14:textId="126DB19F" w:rsidR="00882D03" w:rsidRPr="0003267E" w:rsidRDefault="00882D03" w:rsidP="004753A9">
      <w:pPr>
        <w:ind w:left="720" w:hanging="720"/>
        <w:rPr>
          <w:rFonts w:ascii="Times New Roman" w:hAnsi="Times New Roman" w:cs="Times New Roman"/>
          <w:rPrChange w:id="328" w:author="Brian Stock" w:date="2020-08-31T19:35:00Z">
            <w:rPr>
              <w:rFonts w:ascii="Times New Roman" w:hAnsi="Times New Roman" w:cs="Times New Roman"/>
            </w:rPr>
          </w:rPrChange>
        </w:rPr>
      </w:pPr>
      <w:r w:rsidRPr="0003267E">
        <w:rPr>
          <w:rFonts w:ascii="Times New Roman" w:hAnsi="Times New Roman" w:cs="Times New Roman"/>
          <w:rPrChange w:id="329" w:author="Brian Stock" w:date="2020-08-31T19:35:00Z">
            <w:rPr>
              <w:rFonts w:ascii="Times New Roman" w:hAnsi="Times New Roman" w:cs="Times New Roman"/>
            </w:rPr>
          </w:rPrChange>
        </w:rPr>
        <w:t>Cadigan, N. G. 2016. A state-space stock assessment model for northern cod, including under-reported catches and variable natural mortality rates. Canadian Journal of Fisheries and Aquatic Sciences, 73: 296–308.</w:t>
      </w:r>
    </w:p>
    <w:p w14:paraId="18081003" w14:textId="6C6AE9BA" w:rsidR="004753A9" w:rsidRPr="0003267E" w:rsidRDefault="004753A9" w:rsidP="00B26BC1">
      <w:pPr>
        <w:ind w:left="720" w:hanging="720"/>
        <w:rPr>
          <w:rFonts w:ascii="Times New Roman" w:hAnsi="Times New Roman" w:cs="Times New Roman"/>
          <w:rPrChange w:id="330" w:author="Brian Stock" w:date="2020-08-31T19:35:00Z">
            <w:rPr>
              <w:rFonts w:ascii="Times New Roman" w:hAnsi="Times New Roman" w:cs="Times New Roman"/>
            </w:rPr>
          </w:rPrChange>
        </w:rPr>
      </w:pPr>
      <w:proofErr w:type="spellStart"/>
      <w:r w:rsidRPr="0003267E">
        <w:rPr>
          <w:rFonts w:ascii="Times New Roman" w:hAnsi="Times New Roman" w:cs="Times New Roman"/>
          <w:rPrChange w:id="331" w:author="Brian Stock" w:date="2020-08-31T19:35:00Z">
            <w:rPr>
              <w:rFonts w:ascii="Times New Roman" w:hAnsi="Times New Roman" w:cs="Times New Roman"/>
            </w:rPr>
          </w:rPrChange>
        </w:rPr>
        <w:t>Cadrin</w:t>
      </w:r>
      <w:proofErr w:type="spellEnd"/>
      <w:r w:rsidRPr="0003267E">
        <w:rPr>
          <w:rFonts w:ascii="Times New Roman" w:hAnsi="Times New Roman" w:cs="Times New Roman"/>
          <w:rPrChange w:id="332" w:author="Brian Stock" w:date="2020-08-31T19:35:00Z">
            <w:rPr>
              <w:rFonts w:ascii="Times New Roman" w:hAnsi="Times New Roman" w:cs="Times New Roman"/>
            </w:rPr>
          </w:rPrChange>
        </w:rPr>
        <w:t xml:space="preserve">, S.X. </w:t>
      </w:r>
      <w:ins w:id="333" w:author="Brian Stock" w:date="2020-08-31T15:20:00Z">
        <w:r w:rsidR="00B26BC1" w:rsidRPr="0003267E">
          <w:rPr>
            <w:rFonts w:ascii="Times New Roman" w:hAnsi="Times New Roman" w:cs="Times New Roman"/>
            <w:rPrChange w:id="334" w:author="Brian Stock" w:date="2020-08-31T19:35:00Z">
              <w:rPr>
                <w:rFonts w:ascii="Times New Roman" w:hAnsi="Times New Roman" w:cs="Times New Roman"/>
              </w:rPr>
            </w:rPrChange>
          </w:rPr>
          <w:t xml:space="preserve">2003. </w:t>
        </w:r>
      </w:ins>
      <w:r w:rsidRPr="0003267E">
        <w:rPr>
          <w:rFonts w:ascii="Times New Roman" w:hAnsi="Times New Roman" w:cs="Times New Roman"/>
          <w:rPrChange w:id="335" w:author="Brian Stock" w:date="2020-08-31T19:35:00Z">
            <w:rPr>
              <w:rFonts w:ascii="Times New Roman" w:hAnsi="Times New Roman" w:cs="Times New Roman"/>
            </w:rPr>
          </w:rPrChange>
        </w:rPr>
        <w:t>Stock structure of yellowtail flounder off the northeastern United States.</w:t>
      </w:r>
      <w:ins w:id="336" w:author="Brian Stock" w:date="2020-08-31T15:22:00Z">
        <w:r w:rsidR="00B26BC1" w:rsidRPr="0003267E">
          <w:rPr>
            <w:rFonts w:ascii="Times New Roman" w:hAnsi="Times New Roman" w:cs="Times New Roman"/>
            <w:rPrChange w:id="337" w:author="Brian Stock" w:date="2020-08-31T19:35:00Z">
              <w:rPr>
                <w:rFonts w:ascii="Times New Roman" w:hAnsi="Times New Roman" w:cs="Times New Roman"/>
              </w:rPr>
            </w:rPrChange>
          </w:rPr>
          <w:t xml:space="preserve"> Dissertations and Master's Theses (Campus Access). Paper AAI3103697.</w:t>
        </w:r>
      </w:ins>
      <w:del w:id="338" w:author="Brian Stock" w:date="2020-08-31T15:20:00Z">
        <w:r w:rsidRPr="0003267E" w:rsidDel="00B26BC1">
          <w:rPr>
            <w:rFonts w:ascii="Times New Roman" w:hAnsi="Times New Roman" w:cs="Times New Roman"/>
            <w:rPrChange w:id="339" w:author="Brian Stock" w:date="2020-08-31T19:35:00Z">
              <w:rPr>
                <w:rFonts w:ascii="Times New Roman" w:hAnsi="Times New Roman" w:cs="Times New Roman"/>
              </w:rPr>
            </w:rPrChange>
          </w:rPr>
          <w:delText xml:space="preserve"> 2003</w:delText>
        </w:r>
      </w:del>
    </w:p>
    <w:p w14:paraId="085AF512" w14:textId="18E34091" w:rsidR="004753A9" w:rsidRPr="0003267E" w:rsidRDefault="004753A9" w:rsidP="004753A9">
      <w:pPr>
        <w:ind w:left="720" w:hanging="720"/>
        <w:rPr>
          <w:rFonts w:ascii="Times New Roman" w:hAnsi="Times New Roman" w:cs="Times New Roman"/>
          <w:rPrChange w:id="340" w:author="Brian Stock" w:date="2020-08-31T19:35:00Z">
            <w:rPr>
              <w:rFonts w:ascii="Times New Roman" w:hAnsi="Times New Roman" w:cs="Times New Roman"/>
            </w:rPr>
          </w:rPrChange>
        </w:rPr>
      </w:pPr>
      <w:proofErr w:type="spellStart"/>
      <w:r w:rsidRPr="0003267E">
        <w:rPr>
          <w:rFonts w:ascii="Times New Roman" w:hAnsi="Times New Roman" w:cs="Times New Roman"/>
          <w:rPrChange w:id="341" w:author="Brian Stock" w:date="2020-08-31T19:35:00Z">
            <w:rPr>
              <w:rFonts w:ascii="Times New Roman" w:hAnsi="Times New Roman" w:cs="Times New Roman"/>
            </w:rPr>
          </w:rPrChange>
        </w:rPr>
        <w:t>Deroba</w:t>
      </w:r>
      <w:proofErr w:type="spellEnd"/>
      <w:r w:rsidRPr="0003267E">
        <w:rPr>
          <w:rFonts w:ascii="Times New Roman" w:hAnsi="Times New Roman" w:cs="Times New Roman"/>
          <w:rPrChange w:id="342" w:author="Brian Stock" w:date="2020-08-31T19:35:00Z">
            <w:rPr>
              <w:rFonts w:ascii="Times New Roman" w:hAnsi="Times New Roman" w:cs="Times New Roman"/>
            </w:rPr>
          </w:rPrChange>
        </w:rPr>
        <w:t>, J.J.</w:t>
      </w:r>
      <w:ins w:id="343" w:author="Brian Stock" w:date="2020-08-31T19:34:00Z">
        <w:r w:rsidR="0003267E" w:rsidRPr="0003267E">
          <w:rPr>
            <w:rFonts w:ascii="Times New Roman" w:hAnsi="Times New Roman" w:cs="Times New Roman"/>
            <w:rPrChange w:id="344" w:author="Brian Stock" w:date="2020-08-31T19:35:00Z">
              <w:rPr>
                <w:rFonts w:ascii="Times New Roman" w:hAnsi="Times New Roman" w:cs="Times New Roman"/>
              </w:rPr>
            </w:rPrChange>
          </w:rPr>
          <w:t xml:space="preserve">, and </w:t>
        </w:r>
      </w:ins>
      <w:del w:id="345" w:author="Brian Stock" w:date="2020-08-31T19:34:00Z">
        <w:r w:rsidRPr="0003267E" w:rsidDel="0003267E">
          <w:rPr>
            <w:rFonts w:ascii="Times New Roman" w:hAnsi="Times New Roman" w:cs="Times New Roman"/>
            <w:rPrChange w:id="346" w:author="Brian Stock" w:date="2020-08-31T19:35:00Z">
              <w:rPr>
                <w:rFonts w:ascii="Times New Roman" w:hAnsi="Times New Roman" w:cs="Times New Roman"/>
              </w:rPr>
            </w:rPrChange>
          </w:rPr>
          <w:delText xml:space="preserve">; </w:delText>
        </w:r>
      </w:del>
      <w:proofErr w:type="spellStart"/>
      <w:r w:rsidRPr="0003267E">
        <w:rPr>
          <w:rFonts w:ascii="Times New Roman" w:hAnsi="Times New Roman" w:cs="Times New Roman"/>
          <w:rPrChange w:id="347" w:author="Brian Stock" w:date="2020-08-31T19:35:00Z">
            <w:rPr>
              <w:rFonts w:ascii="Times New Roman" w:hAnsi="Times New Roman" w:cs="Times New Roman"/>
            </w:rPr>
          </w:rPrChange>
        </w:rPr>
        <w:t>Schueller</w:t>
      </w:r>
      <w:proofErr w:type="spellEnd"/>
      <w:r w:rsidRPr="0003267E">
        <w:rPr>
          <w:rFonts w:ascii="Times New Roman" w:hAnsi="Times New Roman" w:cs="Times New Roman"/>
          <w:rPrChange w:id="348" w:author="Brian Stock" w:date="2020-08-31T19:35:00Z">
            <w:rPr>
              <w:rFonts w:ascii="Times New Roman" w:hAnsi="Times New Roman" w:cs="Times New Roman"/>
            </w:rPr>
          </w:rPrChange>
        </w:rPr>
        <w:t xml:space="preserve">, A.M. </w:t>
      </w:r>
      <w:ins w:id="349" w:author="Brian Stock" w:date="2020-08-31T15:20:00Z">
        <w:r w:rsidR="00B26BC1" w:rsidRPr="0003267E">
          <w:rPr>
            <w:rFonts w:ascii="Times New Roman" w:hAnsi="Times New Roman" w:cs="Times New Roman"/>
            <w:rPrChange w:id="350" w:author="Brian Stock" w:date="2020-08-31T19:35:00Z">
              <w:rPr>
                <w:rFonts w:ascii="Times New Roman" w:hAnsi="Times New Roman" w:cs="Times New Roman"/>
              </w:rPr>
            </w:rPrChange>
          </w:rPr>
          <w:t xml:space="preserve">2013. </w:t>
        </w:r>
      </w:ins>
      <w:r w:rsidRPr="0003267E">
        <w:rPr>
          <w:rFonts w:ascii="Times New Roman" w:hAnsi="Times New Roman" w:cs="Times New Roman"/>
          <w:rPrChange w:id="351" w:author="Brian Stock" w:date="2020-08-31T19:35:00Z">
            <w:rPr>
              <w:rFonts w:ascii="Times New Roman" w:hAnsi="Times New Roman" w:cs="Times New Roman"/>
            </w:rPr>
          </w:rPrChange>
        </w:rPr>
        <w:t>Performance of stock assessments with misspecified age-and time-varying natural mortality. Fisheries Research. 146:27-40</w:t>
      </w:r>
      <w:ins w:id="352" w:author="Brian Stock" w:date="2020-08-31T15:20:00Z">
        <w:r w:rsidR="00B26BC1" w:rsidRPr="0003267E">
          <w:rPr>
            <w:rFonts w:ascii="Times New Roman" w:hAnsi="Times New Roman" w:cs="Times New Roman"/>
            <w:rPrChange w:id="353" w:author="Brian Stock" w:date="2020-08-31T19:35:00Z">
              <w:rPr>
                <w:rFonts w:ascii="Times New Roman" w:hAnsi="Times New Roman" w:cs="Times New Roman"/>
              </w:rPr>
            </w:rPrChange>
          </w:rPr>
          <w:t>.</w:t>
        </w:r>
      </w:ins>
      <w:del w:id="354" w:author="Brian Stock" w:date="2020-08-31T15:20:00Z">
        <w:r w:rsidRPr="0003267E" w:rsidDel="00B26BC1">
          <w:rPr>
            <w:rFonts w:ascii="Times New Roman" w:hAnsi="Times New Roman" w:cs="Times New Roman"/>
            <w:rPrChange w:id="355" w:author="Brian Stock" w:date="2020-08-31T19:35:00Z">
              <w:rPr>
                <w:rFonts w:ascii="Times New Roman" w:hAnsi="Times New Roman" w:cs="Times New Roman"/>
              </w:rPr>
            </w:rPrChange>
          </w:rPr>
          <w:delText>; 2013</w:delText>
        </w:r>
      </w:del>
    </w:p>
    <w:p w14:paraId="24786CF0" w14:textId="2B2BA1D5" w:rsidR="004753A9" w:rsidRPr="0003267E" w:rsidRDefault="004753A9" w:rsidP="004753A9">
      <w:pPr>
        <w:ind w:left="720" w:hanging="720"/>
        <w:rPr>
          <w:rFonts w:ascii="Times New Roman" w:hAnsi="Times New Roman" w:cs="Times New Roman"/>
          <w:rPrChange w:id="356" w:author="Brian Stock" w:date="2020-08-31T19:35:00Z">
            <w:rPr>
              <w:rFonts w:ascii="Times New Roman" w:hAnsi="Times New Roman" w:cs="Times New Roman"/>
            </w:rPr>
          </w:rPrChange>
        </w:rPr>
      </w:pPr>
      <w:r w:rsidRPr="0003267E">
        <w:rPr>
          <w:rFonts w:ascii="Times New Roman" w:hAnsi="Times New Roman" w:cs="Times New Roman"/>
          <w:rPrChange w:id="357" w:author="Brian Stock" w:date="2020-08-31T19:35:00Z">
            <w:rPr>
              <w:rFonts w:ascii="Times New Roman" w:hAnsi="Times New Roman" w:cs="Times New Roman"/>
            </w:rPr>
          </w:rPrChange>
        </w:rPr>
        <w:t>Fournier, D.A.</w:t>
      </w:r>
      <w:del w:id="358" w:author="Brian Stock" w:date="2020-08-31T19:35:00Z">
        <w:r w:rsidRPr="0003267E" w:rsidDel="0003267E">
          <w:rPr>
            <w:rFonts w:ascii="Times New Roman" w:hAnsi="Times New Roman" w:cs="Times New Roman"/>
            <w:rPrChange w:id="359" w:author="Brian Stock" w:date="2020-08-31T19:35:00Z">
              <w:rPr>
                <w:rFonts w:ascii="Times New Roman" w:hAnsi="Times New Roman" w:cs="Times New Roman"/>
              </w:rPr>
            </w:rPrChange>
          </w:rPr>
          <w:delText>;</w:delText>
        </w:r>
      </w:del>
      <w:ins w:id="360" w:author="Brian Stock" w:date="2020-08-31T19:35:00Z">
        <w:r w:rsidR="0003267E">
          <w:rPr>
            <w:rFonts w:ascii="Times New Roman" w:hAnsi="Times New Roman" w:cs="Times New Roman"/>
          </w:rPr>
          <w:t>,</w:t>
        </w:r>
      </w:ins>
      <w:r w:rsidRPr="0003267E">
        <w:rPr>
          <w:rFonts w:ascii="Times New Roman" w:hAnsi="Times New Roman" w:cs="Times New Roman"/>
          <w:rPrChange w:id="361"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362" w:author="Brian Stock" w:date="2020-08-31T19:35:00Z">
            <w:rPr>
              <w:rFonts w:ascii="Times New Roman" w:hAnsi="Times New Roman" w:cs="Times New Roman"/>
            </w:rPr>
          </w:rPrChange>
        </w:rPr>
        <w:t>Skaug</w:t>
      </w:r>
      <w:proofErr w:type="spellEnd"/>
      <w:r w:rsidRPr="0003267E">
        <w:rPr>
          <w:rFonts w:ascii="Times New Roman" w:hAnsi="Times New Roman" w:cs="Times New Roman"/>
          <w:rPrChange w:id="363" w:author="Brian Stock" w:date="2020-08-31T19:35:00Z">
            <w:rPr>
              <w:rFonts w:ascii="Times New Roman" w:hAnsi="Times New Roman" w:cs="Times New Roman"/>
            </w:rPr>
          </w:rPrChange>
        </w:rPr>
        <w:t>, H.J.</w:t>
      </w:r>
      <w:del w:id="364" w:author="Brian Stock" w:date="2020-08-31T19:35:00Z">
        <w:r w:rsidRPr="0003267E" w:rsidDel="0003267E">
          <w:rPr>
            <w:rFonts w:ascii="Times New Roman" w:hAnsi="Times New Roman" w:cs="Times New Roman"/>
            <w:rPrChange w:id="365" w:author="Brian Stock" w:date="2020-08-31T19:35:00Z">
              <w:rPr>
                <w:rFonts w:ascii="Times New Roman" w:hAnsi="Times New Roman" w:cs="Times New Roman"/>
              </w:rPr>
            </w:rPrChange>
          </w:rPr>
          <w:delText>;</w:delText>
        </w:r>
      </w:del>
      <w:ins w:id="366" w:author="Brian Stock" w:date="2020-08-31T19:35:00Z">
        <w:r w:rsidR="0003267E">
          <w:rPr>
            <w:rFonts w:ascii="Times New Roman" w:hAnsi="Times New Roman" w:cs="Times New Roman"/>
          </w:rPr>
          <w:t>,</w:t>
        </w:r>
      </w:ins>
      <w:r w:rsidRPr="0003267E">
        <w:rPr>
          <w:rFonts w:ascii="Times New Roman" w:hAnsi="Times New Roman" w:cs="Times New Roman"/>
          <w:rPrChange w:id="367" w:author="Brian Stock" w:date="2020-08-31T19:35:00Z">
            <w:rPr>
              <w:rFonts w:ascii="Times New Roman" w:hAnsi="Times New Roman" w:cs="Times New Roman"/>
            </w:rPr>
          </w:rPrChange>
        </w:rPr>
        <w:t xml:space="preserve"> Ancheta, J.</w:t>
      </w:r>
      <w:del w:id="368" w:author="Brian Stock" w:date="2020-08-31T19:35:00Z">
        <w:r w:rsidRPr="0003267E" w:rsidDel="0003267E">
          <w:rPr>
            <w:rFonts w:ascii="Times New Roman" w:hAnsi="Times New Roman" w:cs="Times New Roman"/>
            <w:rPrChange w:id="369" w:author="Brian Stock" w:date="2020-08-31T19:35:00Z">
              <w:rPr>
                <w:rFonts w:ascii="Times New Roman" w:hAnsi="Times New Roman" w:cs="Times New Roman"/>
              </w:rPr>
            </w:rPrChange>
          </w:rPr>
          <w:delText>;</w:delText>
        </w:r>
      </w:del>
      <w:ins w:id="370" w:author="Brian Stock" w:date="2020-08-31T19:35:00Z">
        <w:r w:rsidR="0003267E">
          <w:rPr>
            <w:rFonts w:ascii="Times New Roman" w:hAnsi="Times New Roman" w:cs="Times New Roman"/>
          </w:rPr>
          <w:t>,</w:t>
        </w:r>
      </w:ins>
      <w:r w:rsidRPr="0003267E">
        <w:rPr>
          <w:rFonts w:ascii="Times New Roman" w:hAnsi="Times New Roman" w:cs="Times New Roman"/>
          <w:rPrChange w:id="371" w:author="Brian Stock" w:date="2020-08-31T19:35:00Z">
            <w:rPr>
              <w:rFonts w:ascii="Times New Roman" w:hAnsi="Times New Roman" w:cs="Times New Roman"/>
            </w:rPr>
          </w:rPrChange>
        </w:rPr>
        <w:t xml:space="preserve"> Ianelli, J.</w:t>
      </w:r>
      <w:del w:id="372" w:author="Brian Stock" w:date="2020-08-31T19:35:00Z">
        <w:r w:rsidRPr="0003267E" w:rsidDel="0003267E">
          <w:rPr>
            <w:rFonts w:ascii="Times New Roman" w:hAnsi="Times New Roman" w:cs="Times New Roman"/>
            <w:rPrChange w:id="373" w:author="Brian Stock" w:date="2020-08-31T19:35:00Z">
              <w:rPr>
                <w:rFonts w:ascii="Times New Roman" w:hAnsi="Times New Roman" w:cs="Times New Roman"/>
              </w:rPr>
            </w:rPrChange>
          </w:rPr>
          <w:delText>;</w:delText>
        </w:r>
      </w:del>
      <w:ins w:id="374" w:author="Brian Stock" w:date="2020-08-31T19:35:00Z">
        <w:r w:rsidR="0003267E">
          <w:rPr>
            <w:rFonts w:ascii="Times New Roman" w:hAnsi="Times New Roman" w:cs="Times New Roman"/>
          </w:rPr>
          <w:t>,</w:t>
        </w:r>
      </w:ins>
      <w:r w:rsidRPr="0003267E">
        <w:rPr>
          <w:rFonts w:ascii="Times New Roman" w:hAnsi="Times New Roman" w:cs="Times New Roman"/>
          <w:rPrChange w:id="375" w:author="Brian Stock" w:date="2020-08-31T19:35:00Z">
            <w:rPr>
              <w:rFonts w:ascii="Times New Roman" w:hAnsi="Times New Roman" w:cs="Times New Roman"/>
            </w:rPr>
          </w:rPrChange>
        </w:rPr>
        <w:t xml:space="preserve"> Magnusson, A.</w:t>
      </w:r>
      <w:del w:id="376" w:author="Brian Stock" w:date="2020-08-31T19:35:00Z">
        <w:r w:rsidRPr="0003267E" w:rsidDel="0003267E">
          <w:rPr>
            <w:rFonts w:ascii="Times New Roman" w:hAnsi="Times New Roman" w:cs="Times New Roman"/>
            <w:rPrChange w:id="377" w:author="Brian Stock" w:date="2020-08-31T19:35:00Z">
              <w:rPr>
                <w:rFonts w:ascii="Times New Roman" w:hAnsi="Times New Roman" w:cs="Times New Roman"/>
              </w:rPr>
            </w:rPrChange>
          </w:rPr>
          <w:delText>;</w:delText>
        </w:r>
      </w:del>
      <w:ins w:id="378" w:author="Brian Stock" w:date="2020-08-31T19:35:00Z">
        <w:r w:rsidR="0003267E">
          <w:rPr>
            <w:rFonts w:ascii="Times New Roman" w:hAnsi="Times New Roman" w:cs="Times New Roman"/>
          </w:rPr>
          <w:t>,</w:t>
        </w:r>
      </w:ins>
      <w:r w:rsidRPr="0003267E">
        <w:rPr>
          <w:rFonts w:ascii="Times New Roman" w:hAnsi="Times New Roman" w:cs="Times New Roman"/>
          <w:rPrChange w:id="379" w:author="Brian Stock" w:date="2020-08-31T19:35:00Z">
            <w:rPr>
              <w:rFonts w:ascii="Times New Roman" w:hAnsi="Times New Roman" w:cs="Times New Roman"/>
            </w:rPr>
          </w:rPrChange>
        </w:rPr>
        <w:t xml:space="preserve"> Maunder, M.N.</w:t>
      </w:r>
      <w:del w:id="380" w:author="Brian Stock" w:date="2020-08-31T19:35:00Z">
        <w:r w:rsidRPr="0003267E" w:rsidDel="0003267E">
          <w:rPr>
            <w:rFonts w:ascii="Times New Roman" w:hAnsi="Times New Roman" w:cs="Times New Roman"/>
            <w:rPrChange w:id="381" w:author="Brian Stock" w:date="2020-08-31T19:35:00Z">
              <w:rPr>
                <w:rFonts w:ascii="Times New Roman" w:hAnsi="Times New Roman" w:cs="Times New Roman"/>
              </w:rPr>
            </w:rPrChange>
          </w:rPr>
          <w:delText>;</w:delText>
        </w:r>
      </w:del>
      <w:ins w:id="382" w:author="Brian Stock" w:date="2020-08-31T19:35:00Z">
        <w:r w:rsidR="0003267E">
          <w:rPr>
            <w:rFonts w:ascii="Times New Roman" w:hAnsi="Times New Roman" w:cs="Times New Roman"/>
          </w:rPr>
          <w:t>,</w:t>
        </w:r>
      </w:ins>
      <w:r w:rsidRPr="0003267E">
        <w:rPr>
          <w:rFonts w:ascii="Times New Roman" w:hAnsi="Times New Roman" w:cs="Times New Roman"/>
          <w:rPrChange w:id="383" w:author="Brian Stock" w:date="2020-08-31T19:35:00Z">
            <w:rPr>
              <w:rFonts w:ascii="Times New Roman" w:hAnsi="Times New Roman" w:cs="Times New Roman"/>
            </w:rPr>
          </w:rPrChange>
        </w:rPr>
        <w:t xml:space="preserve"> Nielsen, A.</w:t>
      </w:r>
      <w:del w:id="384" w:author="Brian Stock" w:date="2020-08-31T19:35:00Z">
        <w:r w:rsidRPr="0003267E" w:rsidDel="0003267E">
          <w:rPr>
            <w:rFonts w:ascii="Times New Roman" w:hAnsi="Times New Roman" w:cs="Times New Roman"/>
            <w:rPrChange w:id="385" w:author="Brian Stock" w:date="2020-08-31T19:35:00Z">
              <w:rPr>
                <w:rFonts w:ascii="Times New Roman" w:hAnsi="Times New Roman" w:cs="Times New Roman"/>
              </w:rPr>
            </w:rPrChange>
          </w:rPr>
          <w:delText>;</w:delText>
        </w:r>
      </w:del>
      <w:ins w:id="386" w:author="Brian Stock" w:date="2020-08-31T19:35:00Z">
        <w:r w:rsidR="0003267E">
          <w:rPr>
            <w:rFonts w:ascii="Times New Roman" w:hAnsi="Times New Roman" w:cs="Times New Roman"/>
          </w:rPr>
          <w:t>,</w:t>
        </w:r>
      </w:ins>
      <w:r w:rsidRPr="0003267E">
        <w:rPr>
          <w:rFonts w:ascii="Times New Roman" w:hAnsi="Times New Roman" w:cs="Times New Roman"/>
          <w:rPrChange w:id="387" w:author="Brian Stock" w:date="2020-08-31T19:35:00Z">
            <w:rPr>
              <w:rFonts w:ascii="Times New Roman" w:hAnsi="Times New Roman" w:cs="Times New Roman"/>
            </w:rPr>
          </w:rPrChange>
        </w:rPr>
        <w:t xml:space="preserve"> </w:t>
      </w:r>
      <w:ins w:id="388" w:author="Brian Stock" w:date="2020-08-31T19:36:00Z">
        <w:r w:rsidR="0003267E">
          <w:rPr>
            <w:rFonts w:ascii="Times New Roman" w:hAnsi="Times New Roman" w:cs="Times New Roman"/>
          </w:rPr>
          <w:t xml:space="preserve">and </w:t>
        </w:r>
      </w:ins>
      <w:r w:rsidRPr="0003267E">
        <w:rPr>
          <w:rFonts w:ascii="Times New Roman" w:hAnsi="Times New Roman" w:cs="Times New Roman"/>
          <w:rPrChange w:id="389" w:author="Brian Stock" w:date="2020-08-31T19:35:00Z">
            <w:rPr>
              <w:rFonts w:ascii="Times New Roman" w:hAnsi="Times New Roman" w:cs="Times New Roman"/>
            </w:rPr>
          </w:rPrChange>
        </w:rPr>
        <w:t xml:space="preserve">Sibert, J. </w:t>
      </w:r>
      <w:ins w:id="390" w:author="Brian Stock" w:date="2020-08-31T15:20:00Z">
        <w:r w:rsidR="00B26BC1" w:rsidRPr="0003267E">
          <w:rPr>
            <w:rFonts w:ascii="Times New Roman" w:hAnsi="Times New Roman" w:cs="Times New Roman"/>
            <w:rPrChange w:id="391" w:author="Brian Stock" w:date="2020-08-31T19:35:00Z">
              <w:rPr>
                <w:rFonts w:ascii="Times New Roman" w:hAnsi="Times New Roman" w:cs="Times New Roman"/>
              </w:rPr>
            </w:rPrChange>
          </w:rPr>
          <w:t xml:space="preserve">2012. </w:t>
        </w:r>
      </w:ins>
      <w:r w:rsidRPr="0003267E">
        <w:rPr>
          <w:rFonts w:ascii="Times New Roman" w:hAnsi="Times New Roman" w:cs="Times New Roman"/>
          <w:rPrChange w:id="392" w:author="Brian Stock" w:date="2020-08-31T19:35:00Z">
            <w:rPr>
              <w:rFonts w:ascii="Times New Roman" w:hAnsi="Times New Roman" w:cs="Times New Roman"/>
            </w:rPr>
          </w:rPrChange>
        </w:rPr>
        <w:t>AD Model Builder: using automatic differentiation for statistical inference of highly parameterized complex nonlinear models. Optimization Methods and Software. 27:</w:t>
      </w:r>
      <w:ins w:id="393" w:author="Brian Stock" w:date="2020-08-31T19:36:00Z">
        <w:r w:rsidR="0003267E">
          <w:rPr>
            <w:rFonts w:ascii="Times New Roman" w:hAnsi="Times New Roman" w:cs="Times New Roman"/>
          </w:rPr>
          <w:t xml:space="preserve"> </w:t>
        </w:r>
      </w:ins>
      <w:r w:rsidRPr="0003267E">
        <w:rPr>
          <w:rFonts w:ascii="Times New Roman" w:hAnsi="Times New Roman" w:cs="Times New Roman"/>
          <w:rPrChange w:id="394" w:author="Brian Stock" w:date="2020-08-31T19:35:00Z">
            <w:rPr>
              <w:rFonts w:ascii="Times New Roman" w:hAnsi="Times New Roman" w:cs="Times New Roman"/>
            </w:rPr>
          </w:rPrChange>
        </w:rPr>
        <w:t>233-249</w:t>
      </w:r>
      <w:ins w:id="395" w:author="Brian Stock" w:date="2020-08-31T15:20:00Z">
        <w:r w:rsidR="00B26BC1" w:rsidRPr="0003267E">
          <w:rPr>
            <w:rFonts w:ascii="Times New Roman" w:hAnsi="Times New Roman" w:cs="Times New Roman"/>
            <w:rPrChange w:id="396" w:author="Brian Stock" w:date="2020-08-31T19:35:00Z">
              <w:rPr>
                <w:rFonts w:ascii="Times New Roman" w:hAnsi="Times New Roman" w:cs="Times New Roman"/>
              </w:rPr>
            </w:rPrChange>
          </w:rPr>
          <w:t>.</w:t>
        </w:r>
      </w:ins>
      <w:del w:id="397" w:author="Brian Stock" w:date="2020-08-31T15:20:00Z">
        <w:r w:rsidRPr="0003267E" w:rsidDel="00B26BC1">
          <w:rPr>
            <w:rFonts w:ascii="Times New Roman" w:hAnsi="Times New Roman" w:cs="Times New Roman"/>
            <w:rPrChange w:id="398" w:author="Brian Stock" w:date="2020-08-31T19:35:00Z">
              <w:rPr>
                <w:rFonts w:ascii="Times New Roman" w:hAnsi="Times New Roman" w:cs="Times New Roman"/>
              </w:rPr>
            </w:rPrChange>
          </w:rPr>
          <w:delText>; 2012</w:delText>
        </w:r>
      </w:del>
    </w:p>
    <w:p w14:paraId="3AF7EBE9" w14:textId="68577060" w:rsidR="004753A9" w:rsidRPr="0003267E" w:rsidRDefault="004753A9" w:rsidP="004753A9">
      <w:pPr>
        <w:ind w:left="720" w:hanging="720"/>
        <w:rPr>
          <w:rFonts w:ascii="Times New Roman" w:hAnsi="Times New Roman" w:cs="Times New Roman"/>
          <w:rPrChange w:id="399" w:author="Brian Stock" w:date="2020-08-31T19:35:00Z">
            <w:rPr>
              <w:rFonts w:ascii="Times New Roman" w:hAnsi="Times New Roman" w:cs="Times New Roman"/>
            </w:rPr>
          </w:rPrChange>
        </w:rPr>
      </w:pPr>
      <w:proofErr w:type="spellStart"/>
      <w:r w:rsidRPr="0003267E">
        <w:rPr>
          <w:rFonts w:ascii="Times New Roman" w:hAnsi="Times New Roman" w:cs="Times New Roman"/>
          <w:rPrChange w:id="400" w:author="Brian Stock" w:date="2020-08-31T19:35:00Z">
            <w:rPr>
              <w:rFonts w:ascii="Times New Roman" w:hAnsi="Times New Roman" w:cs="Times New Roman"/>
            </w:rPr>
          </w:rPrChange>
        </w:rPr>
        <w:t>Goethel</w:t>
      </w:r>
      <w:proofErr w:type="spellEnd"/>
      <w:r w:rsidRPr="0003267E">
        <w:rPr>
          <w:rFonts w:ascii="Times New Roman" w:hAnsi="Times New Roman" w:cs="Times New Roman"/>
          <w:rPrChange w:id="401" w:author="Brian Stock" w:date="2020-08-31T19:35:00Z">
            <w:rPr>
              <w:rFonts w:ascii="Times New Roman" w:hAnsi="Times New Roman" w:cs="Times New Roman"/>
            </w:rPr>
          </w:rPrChange>
        </w:rPr>
        <w:t>, D.R.</w:t>
      </w:r>
      <w:del w:id="402" w:author="Brian Stock" w:date="2020-08-31T19:35:00Z">
        <w:r w:rsidRPr="0003267E" w:rsidDel="0003267E">
          <w:rPr>
            <w:rFonts w:ascii="Times New Roman" w:hAnsi="Times New Roman" w:cs="Times New Roman"/>
            <w:rPrChange w:id="403" w:author="Brian Stock" w:date="2020-08-31T19:35:00Z">
              <w:rPr>
                <w:rFonts w:ascii="Times New Roman" w:hAnsi="Times New Roman" w:cs="Times New Roman"/>
              </w:rPr>
            </w:rPrChange>
          </w:rPr>
          <w:delText>;</w:delText>
        </w:r>
      </w:del>
      <w:ins w:id="404" w:author="Brian Stock" w:date="2020-08-31T19:35:00Z">
        <w:r w:rsidR="0003267E">
          <w:rPr>
            <w:rFonts w:ascii="Times New Roman" w:hAnsi="Times New Roman" w:cs="Times New Roman"/>
          </w:rPr>
          <w:t>,</w:t>
        </w:r>
      </w:ins>
      <w:r w:rsidRPr="0003267E">
        <w:rPr>
          <w:rFonts w:ascii="Times New Roman" w:hAnsi="Times New Roman" w:cs="Times New Roman"/>
          <w:rPrChange w:id="405" w:author="Brian Stock" w:date="2020-08-31T19:35:00Z">
            <w:rPr>
              <w:rFonts w:ascii="Times New Roman" w:hAnsi="Times New Roman" w:cs="Times New Roman"/>
            </w:rPr>
          </w:rPrChange>
        </w:rPr>
        <w:t xml:space="preserve"> Legault, C.M.</w:t>
      </w:r>
      <w:del w:id="406" w:author="Brian Stock" w:date="2020-08-31T19:35:00Z">
        <w:r w:rsidRPr="0003267E" w:rsidDel="0003267E">
          <w:rPr>
            <w:rFonts w:ascii="Times New Roman" w:hAnsi="Times New Roman" w:cs="Times New Roman"/>
            <w:rPrChange w:id="407" w:author="Brian Stock" w:date="2020-08-31T19:35:00Z">
              <w:rPr>
                <w:rFonts w:ascii="Times New Roman" w:hAnsi="Times New Roman" w:cs="Times New Roman"/>
              </w:rPr>
            </w:rPrChange>
          </w:rPr>
          <w:delText>;</w:delText>
        </w:r>
      </w:del>
      <w:ins w:id="408" w:author="Brian Stock" w:date="2020-08-31T19:35:00Z">
        <w:r w:rsidR="0003267E">
          <w:rPr>
            <w:rFonts w:ascii="Times New Roman" w:hAnsi="Times New Roman" w:cs="Times New Roman"/>
          </w:rPr>
          <w:t>,</w:t>
        </w:r>
      </w:ins>
      <w:r w:rsidRPr="0003267E">
        <w:rPr>
          <w:rFonts w:ascii="Times New Roman" w:hAnsi="Times New Roman" w:cs="Times New Roman"/>
          <w:rPrChange w:id="409" w:author="Brian Stock" w:date="2020-08-31T19:35:00Z">
            <w:rPr>
              <w:rFonts w:ascii="Times New Roman" w:hAnsi="Times New Roman" w:cs="Times New Roman"/>
            </w:rPr>
          </w:rPrChange>
        </w:rPr>
        <w:t xml:space="preserve"> </w:t>
      </w:r>
      <w:ins w:id="410" w:author="Brian Stock" w:date="2020-08-31T19:36:00Z">
        <w:r w:rsidR="0003267E">
          <w:rPr>
            <w:rFonts w:ascii="Times New Roman" w:hAnsi="Times New Roman" w:cs="Times New Roman"/>
          </w:rPr>
          <w:t xml:space="preserve">and </w:t>
        </w:r>
      </w:ins>
      <w:proofErr w:type="spellStart"/>
      <w:r w:rsidRPr="0003267E">
        <w:rPr>
          <w:rFonts w:ascii="Times New Roman" w:hAnsi="Times New Roman" w:cs="Times New Roman"/>
          <w:rPrChange w:id="411" w:author="Brian Stock" w:date="2020-08-31T19:35:00Z">
            <w:rPr>
              <w:rFonts w:ascii="Times New Roman" w:hAnsi="Times New Roman" w:cs="Times New Roman"/>
            </w:rPr>
          </w:rPrChange>
        </w:rPr>
        <w:t>Cadrin</w:t>
      </w:r>
      <w:proofErr w:type="spellEnd"/>
      <w:r w:rsidRPr="0003267E">
        <w:rPr>
          <w:rFonts w:ascii="Times New Roman" w:hAnsi="Times New Roman" w:cs="Times New Roman"/>
          <w:rPrChange w:id="412" w:author="Brian Stock" w:date="2020-08-31T19:35:00Z">
            <w:rPr>
              <w:rFonts w:ascii="Times New Roman" w:hAnsi="Times New Roman" w:cs="Times New Roman"/>
            </w:rPr>
          </w:rPrChange>
        </w:rPr>
        <w:t xml:space="preserve">, S.X. </w:t>
      </w:r>
      <w:ins w:id="413" w:author="Brian Stock" w:date="2020-08-31T15:20:00Z">
        <w:r w:rsidR="00B26BC1" w:rsidRPr="0003267E">
          <w:rPr>
            <w:rFonts w:ascii="Times New Roman" w:hAnsi="Times New Roman" w:cs="Times New Roman"/>
            <w:rPrChange w:id="414" w:author="Brian Stock" w:date="2020-08-31T19:35:00Z">
              <w:rPr>
                <w:rFonts w:ascii="Times New Roman" w:hAnsi="Times New Roman" w:cs="Times New Roman"/>
              </w:rPr>
            </w:rPrChange>
          </w:rPr>
          <w:t xml:space="preserve">2015. </w:t>
        </w:r>
      </w:ins>
      <w:r w:rsidRPr="0003267E">
        <w:rPr>
          <w:rFonts w:ascii="Times New Roman" w:hAnsi="Times New Roman" w:cs="Times New Roman"/>
          <w:rPrChange w:id="415" w:author="Brian Stock" w:date="2020-08-31T19:35:00Z">
            <w:rPr>
              <w:rFonts w:ascii="Times New Roman" w:hAnsi="Times New Roman" w:cs="Times New Roman"/>
            </w:rPr>
          </w:rPrChange>
        </w:rPr>
        <w:t>Demonstration of a spatially explicit, tag-integrated stock assessment model with application to three interconnected stocks of yellowtail flounder off of New England. ICES Journal of Marine Science</w:t>
      </w:r>
      <w:del w:id="416" w:author="Brian Stock" w:date="2020-08-31T19:36:00Z">
        <w:r w:rsidRPr="0003267E" w:rsidDel="0003267E">
          <w:rPr>
            <w:rFonts w:ascii="Times New Roman" w:hAnsi="Times New Roman" w:cs="Times New Roman"/>
            <w:rPrChange w:id="417" w:author="Brian Stock" w:date="2020-08-31T19:35:00Z">
              <w:rPr>
                <w:rFonts w:ascii="Times New Roman" w:hAnsi="Times New Roman" w:cs="Times New Roman"/>
              </w:rPr>
            </w:rPrChange>
          </w:rPr>
          <w:delText>: Journal du Conseil.</w:delText>
        </w:r>
      </w:del>
      <w:r w:rsidRPr="0003267E">
        <w:rPr>
          <w:rFonts w:ascii="Times New Roman" w:hAnsi="Times New Roman" w:cs="Times New Roman"/>
          <w:rPrChange w:id="418" w:author="Brian Stock" w:date="2020-08-31T19:35:00Z">
            <w:rPr>
              <w:rFonts w:ascii="Times New Roman" w:hAnsi="Times New Roman" w:cs="Times New Roman"/>
            </w:rPr>
          </w:rPrChange>
        </w:rPr>
        <w:t xml:space="preserve"> 72:</w:t>
      </w:r>
      <w:ins w:id="419" w:author="Brian Stock" w:date="2020-08-31T19:36:00Z">
        <w:r w:rsidR="0003267E">
          <w:rPr>
            <w:rFonts w:ascii="Times New Roman" w:hAnsi="Times New Roman" w:cs="Times New Roman"/>
          </w:rPr>
          <w:t xml:space="preserve"> </w:t>
        </w:r>
      </w:ins>
      <w:r w:rsidRPr="0003267E">
        <w:rPr>
          <w:rFonts w:ascii="Times New Roman" w:hAnsi="Times New Roman" w:cs="Times New Roman"/>
          <w:rPrChange w:id="420" w:author="Brian Stock" w:date="2020-08-31T19:35:00Z">
            <w:rPr>
              <w:rFonts w:ascii="Times New Roman" w:hAnsi="Times New Roman" w:cs="Times New Roman"/>
            </w:rPr>
          </w:rPrChange>
        </w:rPr>
        <w:t>164-177</w:t>
      </w:r>
      <w:ins w:id="421" w:author="Brian Stock" w:date="2020-08-31T15:20:00Z">
        <w:r w:rsidR="00B26BC1" w:rsidRPr="0003267E">
          <w:rPr>
            <w:rFonts w:ascii="Times New Roman" w:hAnsi="Times New Roman" w:cs="Times New Roman"/>
            <w:rPrChange w:id="422" w:author="Brian Stock" w:date="2020-08-31T19:35:00Z">
              <w:rPr>
                <w:rFonts w:ascii="Times New Roman" w:hAnsi="Times New Roman" w:cs="Times New Roman"/>
              </w:rPr>
            </w:rPrChange>
          </w:rPr>
          <w:t>.</w:t>
        </w:r>
      </w:ins>
      <w:del w:id="423" w:author="Brian Stock" w:date="2020-08-31T15:20:00Z">
        <w:r w:rsidRPr="0003267E" w:rsidDel="00B26BC1">
          <w:rPr>
            <w:rFonts w:ascii="Times New Roman" w:hAnsi="Times New Roman" w:cs="Times New Roman"/>
            <w:rPrChange w:id="424" w:author="Brian Stock" w:date="2020-08-31T19:35:00Z">
              <w:rPr>
                <w:rFonts w:ascii="Times New Roman" w:hAnsi="Times New Roman" w:cs="Times New Roman"/>
              </w:rPr>
            </w:rPrChange>
          </w:rPr>
          <w:delText>; 2015</w:delText>
        </w:r>
      </w:del>
    </w:p>
    <w:p w14:paraId="54221060" w14:textId="2D7F16D8" w:rsidR="004753A9" w:rsidRPr="0003267E" w:rsidRDefault="004753A9" w:rsidP="004753A9">
      <w:pPr>
        <w:ind w:left="720" w:hanging="720"/>
        <w:rPr>
          <w:rFonts w:ascii="Times New Roman" w:hAnsi="Times New Roman" w:cs="Times New Roman"/>
          <w:rPrChange w:id="425" w:author="Brian Stock" w:date="2020-08-31T19:35:00Z">
            <w:rPr>
              <w:rFonts w:ascii="Times New Roman" w:hAnsi="Times New Roman" w:cs="Times New Roman"/>
            </w:rPr>
          </w:rPrChange>
        </w:rPr>
      </w:pPr>
      <w:proofErr w:type="spellStart"/>
      <w:r w:rsidRPr="0003267E">
        <w:rPr>
          <w:rFonts w:ascii="Times New Roman" w:hAnsi="Times New Roman" w:cs="Times New Roman"/>
          <w:rPrChange w:id="426" w:author="Brian Stock" w:date="2020-08-31T19:35:00Z">
            <w:rPr>
              <w:rFonts w:ascii="Times New Roman" w:hAnsi="Times New Roman" w:cs="Times New Roman"/>
            </w:rPr>
          </w:rPrChange>
        </w:rPr>
        <w:t>Gudmundsson</w:t>
      </w:r>
      <w:proofErr w:type="spellEnd"/>
      <w:r w:rsidRPr="0003267E">
        <w:rPr>
          <w:rFonts w:ascii="Times New Roman" w:hAnsi="Times New Roman" w:cs="Times New Roman"/>
          <w:rPrChange w:id="427" w:author="Brian Stock" w:date="2020-08-31T19:35:00Z">
            <w:rPr>
              <w:rFonts w:ascii="Times New Roman" w:hAnsi="Times New Roman" w:cs="Times New Roman"/>
            </w:rPr>
          </w:rPrChange>
        </w:rPr>
        <w:t>, G.</w:t>
      </w:r>
      <w:del w:id="428" w:author="Brian Stock" w:date="2020-08-31T19:35:00Z">
        <w:r w:rsidRPr="0003267E" w:rsidDel="0003267E">
          <w:rPr>
            <w:rFonts w:ascii="Times New Roman" w:hAnsi="Times New Roman" w:cs="Times New Roman"/>
            <w:rPrChange w:id="429" w:author="Brian Stock" w:date="2020-08-31T19:35:00Z">
              <w:rPr>
                <w:rFonts w:ascii="Times New Roman" w:hAnsi="Times New Roman" w:cs="Times New Roman"/>
              </w:rPr>
            </w:rPrChange>
          </w:rPr>
          <w:delText>;</w:delText>
        </w:r>
      </w:del>
      <w:ins w:id="430" w:author="Brian Stock" w:date="2020-08-31T19:35:00Z">
        <w:r w:rsidR="0003267E">
          <w:rPr>
            <w:rFonts w:ascii="Times New Roman" w:hAnsi="Times New Roman" w:cs="Times New Roman"/>
          </w:rPr>
          <w:t>,</w:t>
        </w:r>
      </w:ins>
      <w:r w:rsidRPr="0003267E">
        <w:rPr>
          <w:rFonts w:ascii="Times New Roman" w:hAnsi="Times New Roman" w:cs="Times New Roman"/>
          <w:rPrChange w:id="431" w:author="Brian Stock" w:date="2020-08-31T19:35:00Z">
            <w:rPr>
              <w:rFonts w:ascii="Times New Roman" w:hAnsi="Times New Roman" w:cs="Times New Roman"/>
            </w:rPr>
          </w:rPrChange>
        </w:rPr>
        <w:t xml:space="preserve"> </w:t>
      </w:r>
      <w:ins w:id="432" w:author="Brian Stock" w:date="2020-08-31T19:36:00Z">
        <w:r w:rsidR="0003267E">
          <w:rPr>
            <w:rFonts w:ascii="Times New Roman" w:hAnsi="Times New Roman" w:cs="Times New Roman"/>
          </w:rPr>
          <w:t xml:space="preserve">and </w:t>
        </w:r>
      </w:ins>
      <w:proofErr w:type="spellStart"/>
      <w:r w:rsidRPr="0003267E">
        <w:rPr>
          <w:rFonts w:ascii="Times New Roman" w:hAnsi="Times New Roman" w:cs="Times New Roman"/>
          <w:rPrChange w:id="433" w:author="Brian Stock" w:date="2020-08-31T19:35:00Z">
            <w:rPr>
              <w:rFonts w:ascii="Times New Roman" w:hAnsi="Times New Roman" w:cs="Times New Roman"/>
            </w:rPr>
          </w:rPrChange>
        </w:rPr>
        <w:t>Gunnlaugsson</w:t>
      </w:r>
      <w:proofErr w:type="spellEnd"/>
      <w:r w:rsidRPr="0003267E">
        <w:rPr>
          <w:rFonts w:ascii="Times New Roman" w:hAnsi="Times New Roman" w:cs="Times New Roman"/>
          <w:rPrChange w:id="434" w:author="Brian Stock" w:date="2020-08-31T19:35:00Z">
            <w:rPr>
              <w:rFonts w:ascii="Times New Roman" w:hAnsi="Times New Roman" w:cs="Times New Roman"/>
            </w:rPr>
          </w:rPrChange>
        </w:rPr>
        <w:t xml:space="preserve">, T. </w:t>
      </w:r>
      <w:ins w:id="435" w:author="Brian Stock" w:date="2020-08-31T15:20:00Z">
        <w:r w:rsidR="00B26BC1" w:rsidRPr="0003267E">
          <w:rPr>
            <w:rFonts w:ascii="Times New Roman" w:hAnsi="Times New Roman" w:cs="Times New Roman"/>
            <w:rPrChange w:id="436" w:author="Brian Stock" w:date="2020-08-31T19:35:00Z">
              <w:rPr>
                <w:rFonts w:ascii="Times New Roman" w:hAnsi="Times New Roman" w:cs="Times New Roman"/>
              </w:rPr>
            </w:rPrChange>
          </w:rPr>
          <w:t xml:space="preserve">2012. </w:t>
        </w:r>
      </w:ins>
      <w:r w:rsidRPr="0003267E">
        <w:rPr>
          <w:rFonts w:ascii="Times New Roman" w:hAnsi="Times New Roman" w:cs="Times New Roman"/>
          <w:rPrChange w:id="437" w:author="Brian Stock" w:date="2020-08-31T19:35:00Z">
            <w:rPr>
              <w:rFonts w:ascii="Times New Roman" w:hAnsi="Times New Roman" w:cs="Times New Roman"/>
            </w:rPr>
          </w:rPrChange>
        </w:rPr>
        <w:t>Selection and estimation of sequential catch-at-age models. Canadian Journal of Fisheries and Aquatic Sciences</w:t>
      </w:r>
      <w:del w:id="438" w:author="Brian Stock" w:date="2020-08-31T19:37:00Z">
        <w:r w:rsidRPr="0003267E" w:rsidDel="00FC4FBA">
          <w:rPr>
            <w:rFonts w:ascii="Times New Roman" w:hAnsi="Times New Roman" w:cs="Times New Roman"/>
            <w:rPrChange w:id="439" w:author="Brian Stock" w:date="2020-08-31T19:35:00Z">
              <w:rPr>
                <w:rFonts w:ascii="Times New Roman" w:hAnsi="Times New Roman" w:cs="Times New Roman"/>
              </w:rPr>
            </w:rPrChange>
          </w:rPr>
          <w:delText>.</w:delText>
        </w:r>
      </w:del>
      <w:r w:rsidRPr="0003267E">
        <w:rPr>
          <w:rFonts w:ascii="Times New Roman" w:hAnsi="Times New Roman" w:cs="Times New Roman"/>
          <w:rPrChange w:id="440" w:author="Brian Stock" w:date="2020-08-31T19:35:00Z">
            <w:rPr>
              <w:rFonts w:ascii="Times New Roman" w:hAnsi="Times New Roman" w:cs="Times New Roman"/>
            </w:rPr>
          </w:rPrChange>
        </w:rPr>
        <w:t xml:space="preserve"> 69:</w:t>
      </w:r>
      <w:ins w:id="441" w:author="Brian Stock" w:date="2020-08-31T19:37:00Z">
        <w:r w:rsidR="00FC4FBA">
          <w:rPr>
            <w:rFonts w:ascii="Times New Roman" w:hAnsi="Times New Roman" w:cs="Times New Roman"/>
          </w:rPr>
          <w:t xml:space="preserve"> </w:t>
        </w:r>
      </w:ins>
      <w:r w:rsidRPr="0003267E">
        <w:rPr>
          <w:rFonts w:ascii="Times New Roman" w:hAnsi="Times New Roman" w:cs="Times New Roman"/>
          <w:rPrChange w:id="442" w:author="Brian Stock" w:date="2020-08-31T19:35:00Z">
            <w:rPr>
              <w:rFonts w:ascii="Times New Roman" w:hAnsi="Times New Roman" w:cs="Times New Roman"/>
            </w:rPr>
          </w:rPrChange>
        </w:rPr>
        <w:t>1760-1772</w:t>
      </w:r>
      <w:ins w:id="443" w:author="Brian Stock" w:date="2020-08-31T15:20:00Z">
        <w:r w:rsidR="00B26BC1" w:rsidRPr="0003267E">
          <w:rPr>
            <w:rFonts w:ascii="Times New Roman" w:hAnsi="Times New Roman" w:cs="Times New Roman"/>
            <w:rPrChange w:id="444" w:author="Brian Stock" w:date="2020-08-31T19:35:00Z">
              <w:rPr>
                <w:rFonts w:ascii="Times New Roman" w:hAnsi="Times New Roman" w:cs="Times New Roman"/>
              </w:rPr>
            </w:rPrChange>
          </w:rPr>
          <w:t>.</w:t>
        </w:r>
      </w:ins>
      <w:del w:id="445" w:author="Brian Stock" w:date="2020-08-31T15:20:00Z">
        <w:r w:rsidRPr="0003267E" w:rsidDel="00B26BC1">
          <w:rPr>
            <w:rFonts w:ascii="Times New Roman" w:hAnsi="Times New Roman" w:cs="Times New Roman"/>
            <w:rPrChange w:id="446" w:author="Brian Stock" w:date="2020-08-31T19:35:00Z">
              <w:rPr>
                <w:rFonts w:ascii="Times New Roman" w:hAnsi="Times New Roman" w:cs="Times New Roman"/>
              </w:rPr>
            </w:rPrChange>
          </w:rPr>
          <w:delText>; 2012</w:delText>
        </w:r>
      </w:del>
    </w:p>
    <w:p w14:paraId="39DB1EB3" w14:textId="3ED74242" w:rsidR="004753A9" w:rsidRPr="0003267E" w:rsidRDefault="004753A9" w:rsidP="004753A9">
      <w:pPr>
        <w:ind w:left="720" w:hanging="720"/>
        <w:rPr>
          <w:rFonts w:ascii="Times New Roman" w:hAnsi="Times New Roman" w:cs="Times New Roman"/>
          <w:rPrChange w:id="447" w:author="Brian Stock" w:date="2020-08-31T19:35:00Z">
            <w:rPr>
              <w:rFonts w:ascii="Times New Roman" w:hAnsi="Times New Roman" w:cs="Times New Roman"/>
            </w:rPr>
          </w:rPrChange>
        </w:rPr>
      </w:pPr>
      <w:r w:rsidRPr="0003267E">
        <w:rPr>
          <w:rFonts w:ascii="Times New Roman" w:hAnsi="Times New Roman" w:cs="Times New Roman"/>
          <w:rPrChange w:id="448" w:author="Brian Stock" w:date="2020-08-31T19:35:00Z">
            <w:rPr>
              <w:rFonts w:ascii="Times New Roman" w:hAnsi="Times New Roman" w:cs="Times New Roman"/>
            </w:rPr>
          </w:rPrChange>
        </w:rPr>
        <w:lastRenderedPageBreak/>
        <w:t>Hurtado-Ferro, F.</w:t>
      </w:r>
      <w:del w:id="449" w:author="Brian Stock" w:date="2020-08-31T19:35:00Z">
        <w:r w:rsidRPr="0003267E" w:rsidDel="0003267E">
          <w:rPr>
            <w:rFonts w:ascii="Times New Roman" w:hAnsi="Times New Roman" w:cs="Times New Roman"/>
            <w:rPrChange w:id="450" w:author="Brian Stock" w:date="2020-08-31T19:35:00Z">
              <w:rPr>
                <w:rFonts w:ascii="Times New Roman" w:hAnsi="Times New Roman" w:cs="Times New Roman"/>
              </w:rPr>
            </w:rPrChange>
          </w:rPr>
          <w:delText>;</w:delText>
        </w:r>
      </w:del>
      <w:ins w:id="451" w:author="Brian Stock" w:date="2020-08-31T19:35:00Z">
        <w:r w:rsidR="0003267E">
          <w:rPr>
            <w:rFonts w:ascii="Times New Roman" w:hAnsi="Times New Roman" w:cs="Times New Roman"/>
          </w:rPr>
          <w:t>,</w:t>
        </w:r>
      </w:ins>
      <w:r w:rsidRPr="0003267E">
        <w:rPr>
          <w:rFonts w:ascii="Times New Roman" w:hAnsi="Times New Roman" w:cs="Times New Roman"/>
          <w:rPrChange w:id="452"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453" w:author="Brian Stock" w:date="2020-08-31T19:35:00Z">
            <w:rPr>
              <w:rFonts w:ascii="Times New Roman" w:hAnsi="Times New Roman" w:cs="Times New Roman"/>
            </w:rPr>
          </w:rPrChange>
        </w:rPr>
        <w:t>Szuwalski</w:t>
      </w:r>
      <w:proofErr w:type="spellEnd"/>
      <w:r w:rsidRPr="0003267E">
        <w:rPr>
          <w:rFonts w:ascii="Times New Roman" w:hAnsi="Times New Roman" w:cs="Times New Roman"/>
          <w:rPrChange w:id="454" w:author="Brian Stock" w:date="2020-08-31T19:35:00Z">
            <w:rPr>
              <w:rFonts w:ascii="Times New Roman" w:hAnsi="Times New Roman" w:cs="Times New Roman"/>
            </w:rPr>
          </w:rPrChange>
        </w:rPr>
        <w:t>, C.S.</w:t>
      </w:r>
      <w:del w:id="455" w:author="Brian Stock" w:date="2020-08-31T19:35:00Z">
        <w:r w:rsidRPr="0003267E" w:rsidDel="0003267E">
          <w:rPr>
            <w:rFonts w:ascii="Times New Roman" w:hAnsi="Times New Roman" w:cs="Times New Roman"/>
            <w:rPrChange w:id="456" w:author="Brian Stock" w:date="2020-08-31T19:35:00Z">
              <w:rPr>
                <w:rFonts w:ascii="Times New Roman" w:hAnsi="Times New Roman" w:cs="Times New Roman"/>
              </w:rPr>
            </w:rPrChange>
          </w:rPr>
          <w:delText>;</w:delText>
        </w:r>
      </w:del>
      <w:ins w:id="457" w:author="Brian Stock" w:date="2020-08-31T19:35:00Z">
        <w:r w:rsidR="0003267E">
          <w:rPr>
            <w:rFonts w:ascii="Times New Roman" w:hAnsi="Times New Roman" w:cs="Times New Roman"/>
          </w:rPr>
          <w:t>,</w:t>
        </w:r>
      </w:ins>
      <w:r w:rsidRPr="0003267E">
        <w:rPr>
          <w:rFonts w:ascii="Times New Roman" w:hAnsi="Times New Roman" w:cs="Times New Roman"/>
          <w:rPrChange w:id="458" w:author="Brian Stock" w:date="2020-08-31T19:35:00Z">
            <w:rPr>
              <w:rFonts w:ascii="Times New Roman" w:hAnsi="Times New Roman" w:cs="Times New Roman"/>
            </w:rPr>
          </w:rPrChange>
        </w:rPr>
        <w:t xml:space="preserve"> Valero, J.L.</w:t>
      </w:r>
      <w:del w:id="459" w:author="Brian Stock" w:date="2020-08-31T19:35:00Z">
        <w:r w:rsidRPr="0003267E" w:rsidDel="0003267E">
          <w:rPr>
            <w:rFonts w:ascii="Times New Roman" w:hAnsi="Times New Roman" w:cs="Times New Roman"/>
            <w:rPrChange w:id="460" w:author="Brian Stock" w:date="2020-08-31T19:35:00Z">
              <w:rPr>
                <w:rFonts w:ascii="Times New Roman" w:hAnsi="Times New Roman" w:cs="Times New Roman"/>
              </w:rPr>
            </w:rPrChange>
          </w:rPr>
          <w:delText>;</w:delText>
        </w:r>
      </w:del>
      <w:ins w:id="461" w:author="Brian Stock" w:date="2020-08-31T19:35:00Z">
        <w:r w:rsidR="0003267E">
          <w:rPr>
            <w:rFonts w:ascii="Times New Roman" w:hAnsi="Times New Roman" w:cs="Times New Roman"/>
          </w:rPr>
          <w:t>,</w:t>
        </w:r>
      </w:ins>
      <w:r w:rsidRPr="0003267E">
        <w:rPr>
          <w:rFonts w:ascii="Times New Roman" w:hAnsi="Times New Roman" w:cs="Times New Roman"/>
          <w:rPrChange w:id="462" w:author="Brian Stock" w:date="2020-08-31T19:35:00Z">
            <w:rPr>
              <w:rFonts w:ascii="Times New Roman" w:hAnsi="Times New Roman" w:cs="Times New Roman"/>
            </w:rPr>
          </w:rPrChange>
        </w:rPr>
        <w:t xml:space="preserve"> Anderson, S.C.</w:t>
      </w:r>
      <w:del w:id="463" w:author="Brian Stock" w:date="2020-08-31T19:35:00Z">
        <w:r w:rsidRPr="0003267E" w:rsidDel="0003267E">
          <w:rPr>
            <w:rFonts w:ascii="Times New Roman" w:hAnsi="Times New Roman" w:cs="Times New Roman"/>
            <w:rPrChange w:id="464" w:author="Brian Stock" w:date="2020-08-31T19:35:00Z">
              <w:rPr>
                <w:rFonts w:ascii="Times New Roman" w:hAnsi="Times New Roman" w:cs="Times New Roman"/>
              </w:rPr>
            </w:rPrChange>
          </w:rPr>
          <w:delText>;</w:delText>
        </w:r>
      </w:del>
      <w:ins w:id="465" w:author="Brian Stock" w:date="2020-08-31T19:35:00Z">
        <w:r w:rsidR="0003267E">
          <w:rPr>
            <w:rFonts w:ascii="Times New Roman" w:hAnsi="Times New Roman" w:cs="Times New Roman"/>
          </w:rPr>
          <w:t>,</w:t>
        </w:r>
      </w:ins>
      <w:r w:rsidRPr="0003267E">
        <w:rPr>
          <w:rFonts w:ascii="Times New Roman" w:hAnsi="Times New Roman" w:cs="Times New Roman"/>
          <w:rPrChange w:id="466" w:author="Brian Stock" w:date="2020-08-31T19:35:00Z">
            <w:rPr>
              <w:rFonts w:ascii="Times New Roman" w:hAnsi="Times New Roman" w:cs="Times New Roman"/>
            </w:rPr>
          </w:rPrChange>
        </w:rPr>
        <w:t xml:space="preserve"> Cunningham, C.J.</w:t>
      </w:r>
      <w:del w:id="467" w:author="Brian Stock" w:date="2020-08-31T19:35:00Z">
        <w:r w:rsidRPr="0003267E" w:rsidDel="0003267E">
          <w:rPr>
            <w:rFonts w:ascii="Times New Roman" w:hAnsi="Times New Roman" w:cs="Times New Roman"/>
            <w:rPrChange w:id="468" w:author="Brian Stock" w:date="2020-08-31T19:35:00Z">
              <w:rPr>
                <w:rFonts w:ascii="Times New Roman" w:hAnsi="Times New Roman" w:cs="Times New Roman"/>
              </w:rPr>
            </w:rPrChange>
          </w:rPr>
          <w:delText>;</w:delText>
        </w:r>
      </w:del>
      <w:ins w:id="469" w:author="Brian Stock" w:date="2020-08-31T19:35:00Z">
        <w:r w:rsidR="0003267E">
          <w:rPr>
            <w:rFonts w:ascii="Times New Roman" w:hAnsi="Times New Roman" w:cs="Times New Roman"/>
          </w:rPr>
          <w:t>,</w:t>
        </w:r>
      </w:ins>
      <w:r w:rsidRPr="0003267E">
        <w:rPr>
          <w:rFonts w:ascii="Times New Roman" w:hAnsi="Times New Roman" w:cs="Times New Roman"/>
          <w:rPrChange w:id="470" w:author="Brian Stock" w:date="2020-08-31T19:35:00Z">
            <w:rPr>
              <w:rFonts w:ascii="Times New Roman" w:hAnsi="Times New Roman" w:cs="Times New Roman"/>
            </w:rPr>
          </w:rPrChange>
        </w:rPr>
        <w:t xml:space="preserve"> Johnson, K.F.</w:t>
      </w:r>
      <w:del w:id="471" w:author="Brian Stock" w:date="2020-08-31T19:35:00Z">
        <w:r w:rsidRPr="0003267E" w:rsidDel="0003267E">
          <w:rPr>
            <w:rFonts w:ascii="Times New Roman" w:hAnsi="Times New Roman" w:cs="Times New Roman"/>
            <w:rPrChange w:id="472" w:author="Brian Stock" w:date="2020-08-31T19:35:00Z">
              <w:rPr>
                <w:rFonts w:ascii="Times New Roman" w:hAnsi="Times New Roman" w:cs="Times New Roman"/>
              </w:rPr>
            </w:rPrChange>
          </w:rPr>
          <w:delText>;</w:delText>
        </w:r>
      </w:del>
      <w:ins w:id="473" w:author="Brian Stock" w:date="2020-08-31T19:35:00Z">
        <w:r w:rsidR="0003267E">
          <w:rPr>
            <w:rFonts w:ascii="Times New Roman" w:hAnsi="Times New Roman" w:cs="Times New Roman"/>
          </w:rPr>
          <w:t>,</w:t>
        </w:r>
      </w:ins>
      <w:r w:rsidRPr="0003267E">
        <w:rPr>
          <w:rFonts w:ascii="Times New Roman" w:hAnsi="Times New Roman" w:cs="Times New Roman"/>
          <w:rPrChange w:id="474"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475" w:author="Brian Stock" w:date="2020-08-31T19:35:00Z">
            <w:rPr>
              <w:rFonts w:ascii="Times New Roman" w:hAnsi="Times New Roman" w:cs="Times New Roman"/>
            </w:rPr>
          </w:rPrChange>
        </w:rPr>
        <w:t>Licandeo</w:t>
      </w:r>
      <w:proofErr w:type="spellEnd"/>
      <w:r w:rsidRPr="0003267E">
        <w:rPr>
          <w:rFonts w:ascii="Times New Roman" w:hAnsi="Times New Roman" w:cs="Times New Roman"/>
          <w:rPrChange w:id="476" w:author="Brian Stock" w:date="2020-08-31T19:35:00Z">
            <w:rPr>
              <w:rFonts w:ascii="Times New Roman" w:hAnsi="Times New Roman" w:cs="Times New Roman"/>
            </w:rPr>
          </w:rPrChange>
        </w:rPr>
        <w:t>, R.</w:t>
      </w:r>
      <w:del w:id="477" w:author="Brian Stock" w:date="2020-08-31T19:35:00Z">
        <w:r w:rsidRPr="0003267E" w:rsidDel="0003267E">
          <w:rPr>
            <w:rFonts w:ascii="Times New Roman" w:hAnsi="Times New Roman" w:cs="Times New Roman"/>
            <w:rPrChange w:id="478" w:author="Brian Stock" w:date="2020-08-31T19:35:00Z">
              <w:rPr>
                <w:rFonts w:ascii="Times New Roman" w:hAnsi="Times New Roman" w:cs="Times New Roman"/>
              </w:rPr>
            </w:rPrChange>
          </w:rPr>
          <w:delText>;</w:delText>
        </w:r>
      </w:del>
      <w:ins w:id="479" w:author="Brian Stock" w:date="2020-08-31T19:35:00Z">
        <w:r w:rsidR="0003267E">
          <w:rPr>
            <w:rFonts w:ascii="Times New Roman" w:hAnsi="Times New Roman" w:cs="Times New Roman"/>
          </w:rPr>
          <w:t>,</w:t>
        </w:r>
      </w:ins>
      <w:r w:rsidRPr="0003267E">
        <w:rPr>
          <w:rFonts w:ascii="Times New Roman" w:hAnsi="Times New Roman" w:cs="Times New Roman"/>
          <w:rPrChange w:id="480"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481" w:author="Brian Stock" w:date="2020-08-31T19:35:00Z">
            <w:rPr>
              <w:rFonts w:ascii="Times New Roman" w:hAnsi="Times New Roman" w:cs="Times New Roman"/>
            </w:rPr>
          </w:rPrChange>
        </w:rPr>
        <w:t>McGilliard</w:t>
      </w:r>
      <w:proofErr w:type="spellEnd"/>
      <w:r w:rsidRPr="0003267E">
        <w:rPr>
          <w:rFonts w:ascii="Times New Roman" w:hAnsi="Times New Roman" w:cs="Times New Roman"/>
          <w:rPrChange w:id="482" w:author="Brian Stock" w:date="2020-08-31T19:35:00Z">
            <w:rPr>
              <w:rFonts w:ascii="Times New Roman" w:hAnsi="Times New Roman" w:cs="Times New Roman"/>
            </w:rPr>
          </w:rPrChange>
        </w:rPr>
        <w:t>, C.R.</w:t>
      </w:r>
      <w:del w:id="483" w:author="Brian Stock" w:date="2020-08-31T19:35:00Z">
        <w:r w:rsidRPr="0003267E" w:rsidDel="0003267E">
          <w:rPr>
            <w:rFonts w:ascii="Times New Roman" w:hAnsi="Times New Roman" w:cs="Times New Roman"/>
            <w:rPrChange w:id="484" w:author="Brian Stock" w:date="2020-08-31T19:35:00Z">
              <w:rPr>
                <w:rFonts w:ascii="Times New Roman" w:hAnsi="Times New Roman" w:cs="Times New Roman"/>
              </w:rPr>
            </w:rPrChange>
          </w:rPr>
          <w:delText>;</w:delText>
        </w:r>
      </w:del>
      <w:ins w:id="485" w:author="Brian Stock" w:date="2020-08-31T19:35:00Z">
        <w:r w:rsidR="0003267E">
          <w:rPr>
            <w:rFonts w:ascii="Times New Roman" w:hAnsi="Times New Roman" w:cs="Times New Roman"/>
          </w:rPr>
          <w:t>,</w:t>
        </w:r>
      </w:ins>
      <w:r w:rsidRPr="0003267E">
        <w:rPr>
          <w:rFonts w:ascii="Times New Roman" w:hAnsi="Times New Roman" w:cs="Times New Roman"/>
          <w:rPrChange w:id="486"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487" w:author="Brian Stock" w:date="2020-08-31T19:35:00Z">
            <w:rPr>
              <w:rFonts w:ascii="Times New Roman" w:hAnsi="Times New Roman" w:cs="Times New Roman"/>
            </w:rPr>
          </w:rPrChange>
        </w:rPr>
        <w:t>Monnahan</w:t>
      </w:r>
      <w:proofErr w:type="spellEnd"/>
      <w:r w:rsidRPr="0003267E">
        <w:rPr>
          <w:rFonts w:ascii="Times New Roman" w:hAnsi="Times New Roman" w:cs="Times New Roman"/>
          <w:rPrChange w:id="488" w:author="Brian Stock" w:date="2020-08-31T19:35:00Z">
            <w:rPr>
              <w:rFonts w:ascii="Times New Roman" w:hAnsi="Times New Roman" w:cs="Times New Roman"/>
            </w:rPr>
          </w:rPrChange>
        </w:rPr>
        <w:t>, C.C.</w:t>
      </w:r>
      <w:del w:id="489" w:author="Brian Stock" w:date="2020-08-31T19:35:00Z">
        <w:r w:rsidRPr="0003267E" w:rsidDel="0003267E">
          <w:rPr>
            <w:rFonts w:ascii="Times New Roman" w:hAnsi="Times New Roman" w:cs="Times New Roman"/>
            <w:rPrChange w:id="490" w:author="Brian Stock" w:date="2020-08-31T19:35:00Z">
              <w:rPr>
                <w:rFonts w:ascii="Times New Roman" w:hAnsi="Times New Roman" w:cs="Times New Roman"/>
              </w:rPr>
            </w:rPrChange>
          </w:rPr>
          <w:delText>;</w:delText>
        </w:r>
      </w:del>
      <w:ins w:id="491" w:author="Brian Stock" w:date="2020-08-31T19:35:00Z">
        <w:r w:rsidR="0003267E">
          <w:rPr>
            <w:rFonts w:ascii="Times New Roman" w:hAnsi="Times New Roman" w:cs="Times New Roman"/>
          </w:rPr>
          <w:t>,</w:t>
        </w:r>
      </w:ins>
      <w:r w:rsidRPr="0003267E">
        <w:rPr>
          <w:rFonts w:ascii="Times New Roman" w:hAnsi="Times New Roman" w:cs="Times New Roman"/>
          <w:rPrChange w:id="492" w:author="Brian Stock" w:date="2020-08-31T19:35:00Z">
            <w:rPr>
              <w:rFonts w:ascii="Times New Roman" w:hAnsi="Times New Roman" w:cs="Times New Roman"/>
            </w:rPr>
          </w:rPrChange>
        </w:rPr>
        <w:t xml:space="preserve"> </w:t>
      </w:r>
      <w:ins w:id="493" w:author="Brian Stock" w:date="2020-08-31T19:37:00Z">
        <w:r w:rsidR="00FC4FBA">
          <w:rPr>
            <w:rFonts w:ascii="Times New Roman" w:hAnsi="Times New Roman" w:cs="Times New Roman"/>
          </w:rPr>
          <w:t xml:space="preserve">and </w:t>
        </w:r>
      </w:ins>
      <w:proofErr w:type="spellStart"/>
      <w:r w:rsidRPr="0003267E">
        <w:rPr>
          <w:rFonts w:ascii="Times New Roman" w:hAnsi="Times New Roman" w:cs="Times New Roman"/>
          <w:rPrChange w:id="494" w:author="Brian Stock" w:date="2020-08-31T19:35:00Z">
            <w:rPr>
              <w:rFonts w:ascii="Times New Roman" w:hAnsi="Times New Roman" w:cs="Times New Roman"/>
            </w:rPr>
          </w:rPrChange>
        </w:rPr>
        <w:t>Muradian</w:t>
      </w:r>
      <w:proofErr w:type="spellEnd"/>
      <w:r w:rsidRPr="0003267E">
        <w:rPr>
          <w:rFonts w:ascii="Times New Roman" w:hAnsi="Times New Roman" w:cs="Times New Roman"/>
          <w:rPrChange w:id="495" w:author="Brian Stock" w:date="2020-08-31T19:35:00Z">
            <w:rPr>
              <w:rFonts w:ascii="Times New Roman" w:hAnsi="Times New Roman" w:cs="Times New Roman"/>
            </w:rPr>
          </w:rPrChange>
        </w:rPr>
        <w:t xml:space="preserve">, M.L. </w:t>
      </w:r>
      <w:ins w:id="496" w:author="Brian Stock" w:date="2020-08-31T15:20:00Z">
        <w:r w:rsidR="00B26BC1" w:rsidRPr="0003267E">
          <w:rPr>
            <w:rFonts w:ascii="Times New Roman" w:hAnsi="Times New Roman" w:cs="Times New Roman"/>
            <w:rPrChange w:id="497" w:author="Brian Stock" w:date="2020-08-31T19:35:00Z">
              <w:rPr>
                <w:rFonts w:ascii="Times New Roman" w:hAnsi="Times New Roman" w:cs="Times New Roman"/>
              </w:rPr>
            </w:rPrChange>
          </w:rPr>
          <w:t xml:space="preserve">2014. </w:t>
        </w:r>
      </w:ins>
      <w:r w:rsidRPr="0003267E">
        <w:rPr>
          <w:rFonts w:ascii="Times New Roman" w:hAnsi="Times New Roman" w:cs="Times New Roman"/>
          <w:rPrChange w:id="498" w:author="Brian Stock" w:date="2020-08-31T19:35:00Z">
            <w:rPr>
              <w:rFonts w:ascii="Times New Roman" w:hAnsi="Times New Roman" w:cs="Times New Roman"/>
            </w:rPr>
          </w:rPrChange>
        </w:rPr>
        <w:t>Looking in the rear-view mirror: bias and retrospective patterns in integrated, age-structured stock assessment models. ICES Journal of Marine Science</w:t>
      </w:r>
      <w:ins w:id="499" w:author="Brian Stock" w:date="2020-08-31T19:37:00Z">
        <w:r w:rsidR="00FC4FBA">
          <w:rPr>
            <w:rFonts w:ascii="Times New Roman" w:hAnsi="Times New Roman" w:cs="Times New Roman"/>
          </w:rPr>
          <w:t xml:space="preserve"> </w:t>
        </w:r>
        <w:r w:rsidR="00FC4FBA" w:rsidRPr="00FC4FBA">
          <w:rPr>
            <w:rFonts w:ascii="Times New Roman" w:hAnsi="Times New Roman" w:cs="Times New Roman"/>
          </w:rPr>
          <w:t>72</w:t>
        </w:r>
        <w:r w:rsidR="00FC4FBA">
          <w:rPr>
            <w:rFonts w:ascii="Times New Roman" w:hAnsi="Times New Roman" w:cs="Times New Roman"/>
          </w:rPr>
          <w:t>:</w:t>
        </w:r>
        <w:r w:rsidR="00FC4FBA" w:rsidRPr="00FC4FBA">
          <w:rPr>
            <w:rFonts w:ascii="Times New Roman" w:hAnsi="Times New Roman" w:cs="Times New Roman"/>
          </w:rPr>
          <w:t xml:space="preserve"> 99-110</w:t>
        </w:r>
      </w:ins>
      <w:del w:id="500" w:author="Brian Stock" w:date="2020-08-31T19:37:00Z">
        <w:r w:rsidRPr="0003267E" w:rsidDel="00FC4FBA">
          <w:rPr>
            <w:rFonts w:ascii="Times New Roman" w:hAnsi="Times New Roman" w:cs="Times New Roman"/>
            <w:rPrChange w:id="501" w:author="Brian Stock" w:date="2020-08-31T19:35:00Z">
              <w:rPr>
                <w:rFonts w:ascii="Times New Roman" w:hAnsi="Times New Roman" w:cs="Times New Roman"/>
              </w:rPr>
            </w:rPrChange>
          </w:rPr>
          <w:delText>: Journal du Conseil:fsu198</w:delText>
        </w:r>
      </w:del>
      <w:del w:id="502" w:author="Brian Stock" w:date="2020-08-31T15:19:00Z">
        <w:r w:rsidRPr="0003267E" w:rsidDel="00B26BC1">
          <w:rPr>
            <w:rFonts w:ascii="Times New Roman" w:hAnsi="Times New Roman" w:cs="Times New Roman"/>
            <w:rPrChange w:id="503" w:author="Brian Stock" w:date="2020-08-31T19:35:00Z">
              <w:rPr>
                <w:rFonts w:ascii="Times New Roman" w:hAnsi="Times New Roman" w:cs="Times New Roman"/>
              </w:rPr>
            </w:rPrChange>
          </w:rPr>
          <w:delText>; 2014</w:delText>
        </w:r>
      </w:del>
      <w:ins w:id="504" w:author="Brian Stock" w:date="2020-08-31T19:37:00Z">
        <w:r w:rsidR="00FC4FBA">
          <w:rPr>
            <w:rFonts w:ascii="Times New Roman" w:hAnsi="Times New Roman" w:cs="Times New Roman"/>
          </w:rPr>
          <w:t>.</w:t>
        </w:r>
      </w:ins>
    </w:p>
    <w:p w14:paraId="26357B1E" w14:textId="34DFCBB9" w:rsidR="004753A9" w:rsidRPr="0003267E" w:rsidRDefault="004753A9" w:rsidP="004753A9">
      <w:pPr>
        <w:ind w:left="720" w:hanging="720"/>
        <w:rPr>
          <w:rFonts w:ascii="Times New Roman" w:hAnsi="Times New Roman" w:cs="Times New Roman"/>
          <w:rPrChange w:id="505" w:author="Brian Stock" w:date="2020-08-31T19:35:00Z">
            <w:rPr>
              <w:rFonts w:ascii="Times New Roman" w:hAnsi="Times New Roman" w:cs="Times New Roman"/>
            </w:rPr>
          </w:rPrChange>
        </w:rPr>
      </w:pPr>
      <w:r w:rsidRPr="0003267E">
        <w:rPr>
          <w:rFonts w:ascii="Times New Roman" w:hAnsi="Times New Roman" w:cs="Times New Roman"/>
          <w:rPrChange w:id="506" w:author="Brian Stock" w:date="2020-08-31T19:35:00Z">
            <w:rPr>
              <w:rFonts w:ascii="Times New Roman" w:hAnsi="Times New Roman" w:cs="Times New Roman"/>
            </w:rPr>
          </w:rPrChange>
        </w:rPr>
        <w:t>Johnson, K.F.</w:t>
      </w:r>
      <w:del w:id="507" w:author="Brian Stock" w:date="2020-08-31T19:35:00Z">
        <w:r w:rsidRPr="0003267E" w:rsidDel="0003267E">
          <w:rPr>
            <w:rFonts w:ascii="Times New Roman" w:hAnsi="Times New Roman" w:cs="Times New Roman"/>
            <w:rPrChange w:id="508" w:author="Brian Stock" w:date="2020-08-31T19:35:00Z">
              <w:rPr>
                <w:rFonts w:ascii="Times New Roman" w:hAnsi="Times New Roman" w:cs="Times New Roman"/>
              </w:rPr>
            </w:rPrChange>
          </w:rPr>
          <w:delText>;</w:delText>
        </w:r>
      </w:del>
      <w:ins w:id="509" w:author="Brian Stock" w:date="2020-08-31T19:35:00Z">
        <w:r w:rsidR="0003267E">
          <w:rPr>
            <w:rFonts w:ascii="Times New Roman" w:hAnsi="Times New Roman" w:cs="Times New Roman"/>
          </w:rPr>
          <w:t>,</w:t>
        </w:r>
      </w:ins>
      <w:r w:rsidRPr="0003267E">
        <w:rPr>
          <w:rFonts w:ascii="Times New Roman" w:hAnsi="Times New Roman" w:cs="Times New Roman"/>
          <w:rPrChange w:id="510"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511" w:author="Brian Stock" w:date="2020-08-31T19:35:00Z">
            <w:rPr>
              <w:rFonts w:ascii="Times New Roman" w:hAnsi="Times New Roman" w:cs="Times New Roman"/>
            </w:rPr>
          </w:rPrChange>
        </w:rPr>
        <w:t>Councill</w:t>
      </w:r>
      <w:proofErr w:type="spellEnd"/>
      <w:r w:rsidRPr="0003267E">
        <w:rPr>
          <w:rFonts w:ascii="Times New Roman" w:hAnsi="Times New Roman" w:cs="Times New Roman"/>
          <w:rPrChange w:id="512" w:author="Brian Stock" w:date="2020-08-31T19:35:00Z">
            <w:rPr>
              <w:rFonts w:ascii="Times New Roman" w:hAnsi="Times New Roman" w:cs="Times New Roman"/>
            </w:rPr>
          </w:rPrChange>
        </w:rPr>
        <w:t>, E.</w:t>
      </w:r>
      <w:del w:id="513" w:author="Brian Stock" w:date="2020-08-31T19:35:00Z">
        <w:r w:rsidRPr="0003267E" w:rsidDel="0003267E">
          <w:rPr>
            <w:rFonts w:ascii="Times New Roman" w:hAnsi="Times New Roman" w:cs="Times New Roman"/>
            <w:rPrChange w:id="514" w:author="Brian Stock" w:date="2020-08-31T19:35:00Z">
              <w:rPr>
                <w:rFonts w:ascii="Times New Roman" w:hAnsi="Times New Roman" w:cs="Times New Roman"/>
              </w:rPr>
            </w:rPrChange>
          </w:rPr>
          <w:delText>;</w:delText>
        </w:r>
      </w:del>
      <w:ins w:id="515" w:author="Brian Stock" w:date="2020-08-31T19:35:00Z">
        <w:r w:rsidR="0003267E">
          <w:rPr>
            <w:rFonts w:ascii="Times New Roman" w:hAnsi="Times New Roman" w:cs="Times New Roman"/>
          </w:rPr>
          <w:t>,</w:t>
        </w:r>
      </w:ins>
      <w:r w:rsidRPr="0003267E">
        <w:rPr>
          <w:rFonts w:ascii="Times New Roman" w:hAnsi="Times New Roman" w:cs="Times New Roman"/>
          <w:rPrChange w:id="516" w:author="Brian Stock" w:date="2020-08-31T19:35:00Z">
            <w:rPr>
              <w:rFonts w:ascii="Times New Roman" w:hAnsi="Times New Roman" w:cs="Times New Roman"/>
            </w:rPr>
          </w:rPrChange>
        </w:rPr>
        <w:t xml:space="preserve"> Thorson, J.T.</w:t>
      </w:r>
      <w:del w:id="517" w:author="Brian Stock" w:date="2020-08-31T19:35:00Z">
        <w:r w:rsidRPr="0003267E" w:rsidDel="0003267E">
          <w:rPr>
            <w:rFonts w:ascii="Times New Roman" w:hAnsi="Times New Roman" w:cs="Times New Roman"/>
            <w:rPrChange w:id="518" w:author="Brian Stock" w:date="2020-08-31T19:35:00Z">
              <w:rPr>
                <w:rFonts w:ascii="Times New Roman" w:hAnsi="Times New Roman" w:cs="Times New Roman"/>
              </w:rPr>
            </w:rPrChange>
          </w:rPr>
          <w:delText>;</w:delText>
        </w:r>
      </w:del>
      <w:ins w:id="519" w:author="Brian Stock" w:date="2020-08-31T19:35:00Z">
        <w:r w:rsidR="0003267E">
          <w:rPr>
            <w:rFonts w:ascii="Times New Roman" w:hAnsi="Times New Roman" w:cs="Times New Roman"/>
          </w:rPr>
          <w:t>,</w:t>
        </w:r>
      </w:ins>
      <w:r w:rsidRPr="0003267E">
        <w:rPr>
          <w:rFonts w:ascii="Times New Roman" w:hAnsi="Times New Roman" w:cs="Times New Roman"/>
          <w:rPrChange w:id="520" w:author="Brian Stock" w:date="2020-08-31T19:35:00Z">
            <w:rPr>
              <w:rFonts w:ascii="Times New Roman" w:hAnsi="Times New Roman" w:cs="Times New Roman"/>
            </w:rPr>
          </w:rPrChange>
        </w:rPr>
        <w:t xml:space="preserve"> Brooks, E.</w:t>
      </w:r>
      <w:del w:id="521" w:author="Brian Stock" w:date="2020-08-31T19:35:00Z">
        <w:r w:rsidRPr="0003267E" w:rsidDel="0003267E">
          <w:rPr>
            <w:rFonts w:ascii="Times New Roman" w:hAnsi="Times New Roman" w:cs="Times New Roman"/>
            <w:rPrChange w:id="522" w:author="Brian Stock" w:date="2020-08-31T19:35:00Z">
              <w:rPr>
                <w:rFonts w:ascii="Times New Roman" w:hAnsi="Times New Roman" w:cs="Times New Roman"/>
              </w:rPr>
            </w:rPrChange>
          </w:rPr>
          <w:delText>;</w:delText>
        </w:r>
      </w:del>
      <w:ins w:id="523" w:author="Brian Stock" w:date="2020-08-31T19:35:00Z">
        <w:r w:rsidR="0003267E">
          <w:rPr>
            <w:rFonts w:ascii="Times New Roman" w:hAnsi="Times New Roman" w:cs="Times New Roman"/>
          </w:rPr>
          <w:t>,</w:t>
        </w:r>
      </w:ins>
      <w:r w:rsidRPr="0003267E">
        <w:rPr>
          <w:rFonts w:ascii="Times New Roman" w:hAnsi="Times New Roman" w:cs="Times New Roman"/>
          <w:rPrChange w:id="524"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525" w:author="Brian Stock" w:date="2020-08-31T19:35:00Z">
            <w:rPr>
              <w:rFonts w:ascii="Times New Roman" w:hAnsi="Times New Roman" w:cs="Times New Roman"/>
            </w:rPr>
          </w:rPrChange>
        </w:rPr>
        <w:t>Methot</w:t>
      </w:r>
      <w:proofErr w:type="spellEnd"/>
      <w:r w:rsidRPr="0003267E">
        <w:rPr>
          <w:rFonts w:ascii="Times New Roman" w:hAnsi="Times New Roman" w:cs="Times New Roman"/>
          <w:rPrChange w:id="526" w:author="Brian Stock" w:date="2020-08-31T19:35:00Z">
            <w:rPr>
              <w:rFonts w:ascii="Times New Roman" w:hAnsi="Times New Roman" w:cs="Times New Roman"/>
            </w:rPr>
          </w:rPrChange>
        </w:rPr>
        <w:t>, R.D.</w:t>
      </w:r>
      <w:del w:id="527" w:author="Brian Stock" w:date="2020-08-31T19:35:00Z">
        <w:r w:rsidRPr="0003267E" w:rsidDel="0003267E">
          <w:rPr>
            <w:rFonts w:ascii="Times New Roman" w:hAnsi="Times New Roman" w:cs="Times New Roman"/>
            <w:rPrChange w:id="528" w:author="Brian Stock" w:date="2020-08-31T19:35:00Z">
              <w:rPr>
                <w:rFonts w:ascii="Times New Roman" w:hAnsi="Times New Roman" w:cs="Times New Roman"/>
              </w:rPr>
            </w:rPrChange>
          </w:rPr>
          <w:delText>;</w:delText>
        </w:r>
      </w:del>
      <w:ins w:id="529" w:author="Brian Stock" w:date="2020-08-31T19:35:00Z">
        <w:r w:rsidR="0003267E">
          <w:rPr>
            <w:rFonts w:ascii="Times New Roman" w:hAnsi="Times New Roman" w:cs="Times New Roman"/>
          </w:rPr>
          <w:t>,</w:t>
        </w:r>
      </w:ins>
      <w:r w:rsidRPr="0003267E">
        <w:rPr>
          <w:rFonts w:ascii="Times New Roman" w:hAnsi="Times New Roman" w:cs="Times New Roman"/>
          <w:rPrChange w:id="530" w:author="Brian Stock" w:date="2020-08-31T19:35:00Z">
            <w:rPr>
              <w:rFonts w:ascii="Times New Roman" w:hAnsi="Times New Roman" w:cs="Times New Roman"/>
            </w:rPr>
          </w:rPrChange>
        </w:rPr>
        <w:t xml:space="preserve"> </w:t>
      </w:r>
      <w:ins w:id="531" w:author="Brian Stock" w:date="2020-08-31T19:38:00Z">
        <w:r w:rsidR="00FC4FBA">
          <w:rPr>
            <w:rFonts w:ascii="Times New Roman" w:hAnsi="Times New Roman" w:cs="Times New Roman"/>
          </w:rPr>
          <w:t xml:space="preserve">and </w:t>
        </w:r>
      </w:ins>
      <w:r w:rsidRPr="0003267E">
        <w:rPr>
          <w:rFonts w:ascii="Times New Roman" w:hAnsi="Times New Roman" w:cs="Times New Roman"/>
          <w:rPrChange w:id="532" w:author="Brian Stock" w:date="2020-08-31T19:35:00Z">
            <w:rPr>
              <w:rFonts w:ascii="Times New Roman" w:hAnsi="Times New Roman" w:cs="Times New Roman"/>
            </w:rPr>
          </w:rPrChange>
        </w:rPr>
        <w:t xml:space="preserve">Punt, A.E. </w:t>
      </w:r>
      <w:ins w:id="533" w:author="Brian Stock" w:date="2020-08-31T15:19:00Z">
        <w:r w:rsidR="00B26BC1" w:rsidRPr="0003267E">
          <w:rPr>
            <w:rFonts w:ascii="Times New Roman" w:hAnsi="Times New Roman" w:cs="Times New Roman"/>
            <w:rPrChange w:id="534" w:author="Brian Stock" w:date="2020-08-31T19:35:00Z">
              <w:rPr>
                <w:rFonts w:ascii="Times New Roman" w:hAnsi="Times New Roman" w:cs="Times New Roman"/>
              </w:rPr>
            </w:rPrChange>
          </w:rPr>
          <w:t xml:space="preserve">2016. </w:t>
        </w:r>
      </w:ins>
      <w:r w:rsidRPr="0003267E">
        <w:rPr>
          <w:rFonts w:ascii="Times New Roman" w:hAnsi="Times New Roman" w:cs="Times New Roman"/>
          <w:rPrChange w:id="535" w:author="Brian Stock" w:date="2020-08-31T19:35:00Z">
            <w:rPr>
              <w:rFonts w:ascii="Times New Roman" w:hAnsi="Times New Roman" w:cs="Times New Roman"/>
            </w:rPr>
          </w:rPrChange>
        </w:rPr>
        <w:t>Can autocorrelated recruitment be estimated using integrated assessment models and how does it affect population forecasts? Fisheries Research</w:t>
      </w:r>
      <w:del w:id="536" w:author="Brian Stock" w:date="2020-08-31T19:38:00Z">
        <w:r w:rsidRPr="0003267E" w:rsidDel="00FC4FBA">
          <w:rPr>
            <w:rFonts w:ascii="Times New Roman" w:hAnsi="Times New Roman" w:cs="Times New Roman"/>
            <w:rPrChange w:id="537" w:author="Brian Stock" w:date="2020-08-31T19:35:00Z">
              <w:rPr>
                <w:rFonts w:ascii="Times New Roman" w:hAnsi="Times New Roman" w:cs="Times New Roman"/>
              </w:rPr>
            </w:rPrChange>
          </w:rPr>
          <w:delText>.</w:delText>
        </w:r>
      </w:del>
      <w:r w:rsidRPr="0003267E">
        <w:rPr>
          <w:rFonts w:ascii="Times New Roman" w:hAnsi="Times New Roman" w:cs="Times New Roman"/>
          <w:rPrChange w:id="538" w:author="Brian Stock" w:date="2020-08-31T19:35:00Z">
            <w:rPr>
              <w:rFonts w:ascii="Times New Roman" w:hAnsi="Times New Roman" w:cs="Times New Roman"/>
            </w:rPr>
          </w:rPrChange>
        </w:rPr>
        <w:t xml:space="preserve"> 183:222-232</w:t>
      </w:r>
      <w:ins w:id="539" w:author="Brian Stock" w:date="2020-08-31T15:19:00Z">
        <w:r w:rsidR="00B26BC1" w:rsidRPr="0003267E">
          <w:rPr>
            <w:rFonts w:ascii="Times New Roman" w:hAnsi="Times New Roman" w:cs="Times New Roman"/>
            <w:rPrChange w:id="540" w:author="Brian Stock" w:date="2020-08-31T19:35:00Z">
              <w:rPr>
                <w:rFonts w:ascii="Times New Roman" w:hAnsi="Times New Roman" w:cs="Times New Roman"/>
              </w:rPr>
            </w:rPrChange>
          </w:rPr>
          <w:t>.</w:t>
        </w:r>
      </w:ins>
      <w:del w:id="541" w:author="Brian Stock" w:date="2020-08-31T15:19:00Z">
        <w:r w:rsidRPr="0003267E" w:rsidDel="00B26BC1">
          <w:rPr>
            <w:rFonts w:ascii="Times New Roman" w:hAnsi="Times New Roman" w:cs="Times New Roman"/>
            <w:rPrChange w:id="542" w:author="Brian Stock" w:date="2020-08-31T19:35:00Z">
              <w:rPr>
                <w:rFonts w:ascii="Times New Roman" w:hAnsi="Times New Roman" w:cs="Times New Roman"/>
              </w:rPr>
            </w:rPrChange>
          </w:rPr>
          <w:delText>; 2016</w:delText>
        </w:r>
      </w:del>
    </w:p>
    <w:p w14:paraId="6CC0E950" w14:textId="72794157" w:rsidR="004753A9" w:rsidRPr="0003267E" w:rsidRDefault="004753A9" w:rsidP="004753A9">
      <w:pPr>
        <w:ind w:left="720" w:hanging="720"/>
        <w:rPr>
          <w:rFonts w:ascii="Times New Roman" w:hAnsi="Times New Roman" w:cs="Times New Roman"/>
          <w:rPrChange w:id="543" w:author="Brian Stock" w:date="2020-08-31T19:35:00Z">
            <w:rPr>
              <w:rFonts w:ascii="Times New Roman" w:hAnsi="Times New Roman" w:cs="Times New Roman"/>
            </w:rPr>
          </w:rPrChange>
        </w:rPr>
      </w:pPr>
      <w:r w:rsidRPr="0003267E">
        <w:rPr>
          <w:rFonts w:ascii="Times New Roman" w:hAnsi="Times New Roman" w:cs="Times New Roman"/>
          <w:rPrChange w:id="544" w:author="Brian Stock" w:date="2020-08-31T19:35:00Z">
            <w:rPr>
              <w:rFonts w:ascii="Times New Roman" w:hAnsi="Times New Roman" w:cs="Times New Roman"/>
            </w:rPr>
          </w:rPrChange>
        </w:rPr>
        <w:t>Johnson, K.F.</w:t>
      </w:r>
      <w:del w:id="545" w:author="Brian Stock" w:date="2020-08-31T19:35:00Z">
        <w:r w:rsidRPr="0003267E" w:rsidDel="0003267E">
          <w:rPr>
            <w:rFonts w:ascii="Times New Roman" w:hAnsi="Times New Roman" w:cs="Times New Roman"/>
            <w:rPrChange w:id="546" w:author="Brian Stock" w:date="2020-08-31T19:35:00Z">
              <w:rPr>
                <w:rFonts w:ascii="Times New Roman" w:hAnsi="Times New Roman" w:cs="Times New Roman"/>
              </w:rPr>
            </w:rPrChange>
          </w:rPr>
          <w:delText>;</w:delText>
        </w:r>
      </w:del>
      <w:ins w:id="547" w:author="Brian Stock" w:date="2020-08-31T19:35:00Z">
        <w:r w:rsidR="0003267E">
          <w:rPr>
            <w:rFonts w:ascii="Times New Roman" w:hAnsi="Times New Roman" w:cs="Times New Roman"/>
          </w:rPr>
          <w:t>,</w:t>
        </w:r>
      </w:ins>
      <w:r w:rsidRPr="0003267E">
        <w:rPr>
          <w:rFonts w:ascii="Times New Roman" w:hAnsi="Times New Roman" w:cs="Times New Roman"/>
          <w:rPrChange w:id="548"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549" w:author="Brian Stock" w:date="2020-08-31T19:35:00Z">
            <w:rPr>
              <w:rFonts w:ascii="Times New Roman" w:hAnsi="Times New Roman" w:cs="Times New Roman"/>
            </w:rPr>
          </w:rPrChange>
        </w:rPr>
        <w:t>Monnahan</w:t>
      </w:r>
      <w:proofErr w:type="spellEnd"/>
      <w:r w:rsidRPr="0003267E">
        <w:rPr>
          <w:rFonts w:ascii="Times New Roman" w:hAnsi="Times New Roman" w:cs="Times New Roman"/>
          <w:rPrChange w:id="550" w:author="Brian Stock" w:date="2020-08-31T19:35:00Z">
            <w:rPr>
              <w:rFonts w:ascii="Times New Roman" w:hAnsi="Times New Roman" w:cs="Times New Roman"/>
            </w:rPr>
          </w:rPrChange>
        </w:rPr>
        <w:t>, C.C.</w:t>
      </w:r>
      <w:del w:id="551" w:author="Brian Stock" w:date="2020-08-31T19:35:00Z">
        <w:r w:rsidRPr="0003267E" w:rsidDel="0003267E">
          <w:rPr>
            <w:rFonts w:ascii="Times New Roman" w:hAnsi="Times New Roman" w:cs="Times New Roman"/>
            <w:rPrChange w:id="552" w:author="Brian Stock" w:date="2020-08-31T19:35:00Z">
              <w:rPr>
                <w:rFonts w:ascii="Times New Roman" w:hAnsi="Times New Roman" w:cs="Times New Roman"/>
              </w:rPr>
            </w:rPrChange>
          </w:rPr>
          <w:delText>;</w:delText>
        </w:r>
      </w:del>
      <w:ins w:id="553" w:author="Brian Stock" w:date="2020-08-31T19:35:00Z">
        <w:r w:rsidR="0003267E">
          <w:rPr>
            <w:rFonts w:ascii="Times New Roman" w:hAnsi="Times New Roman" w:cs="Times New Roman"/>
          </w:rPr>
          <w:t>,</w:t>
        </w:r>
      </w:ins>
      <w:r w:rsidRPr="0003267E">
        <w:rPr>
          <w:rFonts w:ascii="Times New Roman" w:hAnsi="Times New Roman" w:cs="Times New Roman"/>
          <w:rPrChange w:id="554"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555" w:author="Brian Stock" w:date="2020-08-31T19:35:00Z">
            <w:rPr>
              <w:rFonts w:ascii="Times New Roman" w:hAnsi="Times New Roman" w:cs="Times New Roman"/>
            </w:rPr>
          </w:rPrChange>
        </w:rPr>
        <w:t>McGilliard</w:t>
      </w:r>
      <w:proofErr w:type="spellEnd"/>
      <w:r w:rsidRPr="0003267E">
        <w:rPr>
          <w:rFonts w:ascii="Times New Roman" w:hAnsi="Times New Roman" w:cs="Times New Roman"/>
          <w:rPrChange w:id="556" w:author="Brian Stock" w:date="2020-08-31T19:35:00Z">
            <w:rPr>
              <w:rFonts w:ascii="Times New Roman" w:hAnsi="Times New Roman" w:cs="Times New Roman"/>
            </w:rPr>
          </w:rPrChange>
        </w:rPr>
        <w:t>, C.R.</w:t>
      </w:r>
      <w:del w:id="557" w:author="Brian Stock" w:date="2020-08-31T19:35:00Z">
        <w:r w:rsidRPr="0003267E" w:rsidDel="0003267E">
          <w:rPr>
            <w:rFonts w:ascii="Times New Roman" w:hAnsi="Times New Roman" w:cs="Times New Roman"/>
            <w:rPrChange w:id="558" w:author="Brian Stock" w:date="2020-08-31T19:35:00Z">
              <w:rPr>
                <w:rFonts w:ascii="Times New Roman" w:hAnsi="Times New Roman" w:cs="Times New Roman"/>
              </w:rPr>
            </w:rPrChange>
          </w:rPr>
          <w:delText>;</w:delText>
        </w:r>
      </w:del>
      <w:ins w:id="559" w:author="Brian Stock" w:date="2020-08-31T19:35:00Z">
        <w:r w:rsidR="0003267E">
          <w:rPr>
            <w:rFonts w:ascii="Times New Roman" w:hAnsi="Times New Roman" w:cs="Times New Roman"/>
          </w:rPr>
          <w:t>,</w:t>
        </w:r>
      </w:ins>
      <w:r w:rsidRPr="0003267E">
        <w:rPr>
          <w:rFonts w:ascii="Times New Roman" w:hAnsi="Times New Roman" w:cs="Times New Roman"/>
          <w:rPrChange w:id="560" w:author="Brian Stock" w:date="2020-08-31T19:35:00Z">
            <w:rPr>
              <w:rFonts w:ascii="Times New Roman" w:hAnsi="Times New Roman" w:cs="Times New Roman"/>
            </w:rPr>
          </w:rPrChange>
        </w:rPr>
        <w:t xml:space="preserve"> Vert-pre, K.A.</w:t>
      </w:r>
      <w:del w:id="561" w:author="Brian Stock" w:date="2020-08-31T19:35:00Z">
        <w:r w:rsidRPr="0003267E" w:rsidDel="0003267E">
          <w:rPr>
            <w:rFonts w:ascii="Times New Roman" w:hAnsi="Times New Roman" w:cs="Times New Roman"/>
            <w:rPrChange w:id="562" w:author="Brian Stock" w:date="2020-08-31T19:35:00Z">
              <w:rPr>
                <w:rFonts w:ascii="Times New Roman" w:hAnsi="Times New Roman" w:cs="Times New Roman"/>
              </w:rPr>
            </w:rPrChange>
          </w:rPr>
          <w:delText>;</w:delText>
        </w:r>
      </w:del>
      <w:ins w:id="563" w:author="Brian Stock" w:date="2020-08-31T19:35:00Z">
        <w:r w:rsidR="0003267E">
          <w:rPr>
            <w:rFonts w:ascii="Times New Roman" w:hAnsi="Times New Roman" w:cs="Times New Roman"/>
          </w:rPr>
          <w:t>,</w:t>
        </w:r>
      </w:ins>
      <w:r w:rsidRPr="0003267E">
        <w:rPr>
          <w:rFonts w:ascii="Times New Roman" w:hAnsi="Times New Roman" w:cs="Times New Roman"/>
          <w:rPrChange w:id="564" w:author="Brian Stock" w:date="2020-08-31T19:35:00Z">
            <w:rPr>
              <w:rFonts w:ascii="Times New Roman" w:hAnsi="Times New Roman" w:cs="Times New Roman"/>
            </w:rPr>
          </w:rPrChange>
        </w:rPr>
        <w:t xml:space="preserve"> Anderson, S.C.</w:t>
      </w:r>
      <w:del w:id="565" w:author="Brian Stock" w:date="2020-08-31T19:35:00Z">
        <w:r w:rsidRPr="0003267E" w:rsidDel="0003267E">
          <w:rPr>
            <w:rFonts w:ascii="Times New Roman" w:hAnsi="Times New Roman" w:cs="Times New Roman"/>
            <w:rPrChange w:id="566" w:author="Brian Stock" w:date="2020-08-31T19:35:00Z">
              <w:rPr>
                <w:rFonts w:ascii="Times New Roman" w:hAnsi="Times New Roman" w:cs="Times New Roman"/>
              </w:rPr>
            </w:rPrChange>
          </w:rPr>
          <w:delText>;</w:delText>
        </w:r>
      </w:del>
      <w:ins w:id="567" w:author="Brian Stock" w:date="2020-08-31T19:35:00Z">
        <w:r w:rsidR="0003267E">
          <w:rPr>
            <w:rFonts w:ascii="Times New Roman" w:hAnsi="Times New Roman" w:cs="Times New Roman"/>
          </w:rPr>
          <w:t>,</w:t>
        </w:r>
      </w:ins>
      <w:r w:rsidRPr="0003267E">
        <w:rPr>
          <w:rFonts w:ascii="Times New Roman" w:hAnsi="Times New Roman" w:cs="Times New Roman"/>
          <w:rPrChange w:id="568" w:author="Brian Stock" w:date="2020-08-31T19:35:00Z">
            <w:rPr>
              <w:rFonts w:ascii="Times New Roman" w:hAnsi="Times New Roman" w:cs="Times New Roman"/>
            </w:rPr>
          </w:rPrChange>
        </w:rPr>
        <w:t xml:space="preserve"> Cunningham, C.J.</w:t>
      </w:r>
      <w:del w:id="569" w:author="Brian Stock" w:date="2020-08-31T19:35:00Z">
        <w:r w:rsidRPr="0003267E" w:rsidDel="0003267E">
          <w:rPr>
            <w:rFonts w:ascii="Times New Roman" w:hAnsi="Times New Roman" w:cs="Times New Roman"/>
            <w:rPrChange w:id="570" w:author="Brian Stock" w:date="2020-08-31T19:35:00Z">
              <w:rPr>
                <w:rFonts w:ascii="Times New Roman" w:hAnsi="Times New Roman" w:cs="Times New Roman"/>
              </w:rPr>
            </w:rPrChange>
          </w:rPr>
          <w:delText>;</w:delText>
        </w:r>
      </w:del>
      <w:ins w:id="571" w:author="Brian Stock" w:date="2020-08-31T19:35:00Z">
        <w:r w:rsidR="0003267E">
          <w:rPr>
            <w:rFonts w:ascii="Times New Roman" w:hAnsi="Times New Roman" w:cs="Times New Roman"/>
          </w:rPr>
          <w:t>,</w:t>
        </w:r>
      </w:ins>
      <w:r w:rsidRPr="0003267E">
        <w:rPr>
          <w:rFonts w:ascii="Times New Roman" w:hAnsi="Times New Roman" w:cs="Times New Roman"/>
          <w:rPrChange w:id="572" w:author="Brian Stock" w:date="2020-08-31T19:35:00Z">
            <w:rPr>
              <w:rFonts w:ascii="Times New Roman" w:hAnsi="Times New Roman" w:cs="Times New Roman"/>
            </w:rPr>
          </w:rPrChange>
        </w:rPr>
        <w:t xml:space="preserve"> Hurtado-Ferro, F.</w:t>
      </w:r>
      <w:del w:id="573" w:author="Brian Stock" w:date="2020-08-31T19:35:00Z">
        <w:r w:rsidRPr="0003267E" w:rsidDel="0003267E">
          <w:rPr>
            <w:rFonts w:ascii="Times New Roman" w:hAnsi="Times New Roman" w:cs="Times New Roman"/>
            <w:rPrChange w:id="574" w:author="Brian Stock" w:date="2020-08-31T19:35:00Z">
              <w:rPr>
                <w:rFonts w:ascii="Times New Roman" w:hAnsi="Times New Roman" w:cs="Times New Roman"/>
              </w:rPr>
            </w:rPrChange>
          </w:rPr>
          <w:delText>;</w:delText>
        </w:r>
      </w:del>
      <w:ins w:id="575" w:author="Brian Stock" w:date="2020-08-31T19:35:00Z">
        <w:r w:rsidR="0003267E">
          <w:rPr>
            <w:rFonts w:ascii="Times New Roman" w:hAnsi="Times New Roman" w:cs="Times New Roman"/>
          </w:rPr>
          <w:t>,</w:t>
        </w:r>
      </w:ins>
      <w:r w:rsidRPr="0003267E">
        <w:rPr>
          <w:rFonts w:ascii="Times New Roman" w:hAnsi="Times New Roman" w:cs="Times New Roman"/>
          <w:rPrChange w:id="576"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577" w:author="Brian Stock" w:date="2020-08-31T19:35:00Z">
            <w:rPr>
              <w:rFonts w:ascii="Times New Roman" w:hAnsi="Times New Roman" w:cs="Times New Roman"/>
            </w:rPr>
          </w:rPrChange>
        </w:rPr>
        <w:t>Licandeo</w:t>
      </w:r>
      <w:proofErr w:type="spellEnd"/>
      <w:r w:rsidRPr="0003267E">
        <w:rPr>
          <w:rFonts w:ascii="Times New Roman" w:hAnsi="Times New Roman" w:cs="Times New Roman"/>
          <w:rPrChange w:id="578" w:author="Brian Stock" w:date="2020-08-31T19:35:00Z">
            <w:rPr>
              <w:rFonts w:ascii="Times New Roman" w:hAnsi="Times New Roman" w:cs="Times New Roman"/>
            </w:rPr>
          </w:rPrChange>
        </w:rPr>
        <w:t>, R.R.</w:t>
      </w:r>
      <w:del w:id="579" w:author="Brian Stock" w:date="2020-08-31T19:35:00Z">
        <w:r w:rsidRPr="0003267E" w:rsidDel="0003267E">
          <w:rPr>
            <w:rFonts w:ascii="Times New Roman" w:hAnsi="Times New Roman" w:cs="Times New Roman"/>
            <w:rPrChange w:id="580" w:author="Brian Stock" w:date="2020-08-31T19:35:00Z">
              <w:rPr>
                <w:rFonts w:ascii="Times New Roman" w:hAnsi="Times New Roman" w:cs="Times New Roman"/>
              </w:rPr>
            </w:rPrChange>
          </w:rPr>
          <w:delText>;</w:delText>
        </w:r>
      </w:del>
      <w:ins w:id="581" w:author="Brian Stock" w:date="2020-08-31T19:35:00Z">
        <w:r w:rsidR="0003267E">
          <w:rPr>
            <w:rFonts w:ascii="Times New Roman" w:hAnsi="Times New Roman" w:cs="Times New Roman"/>
          </w:rPr>
          <w:t>,</w:t>
        </w:r>
      </w:ins>
      <w:r w:rsidRPr="0003267E">
        <w:rPr>
          <w:rFonts w:ascii="Times New Roman" w:hAnsi="Times New Roman" w:cs="Times New Roman"/>
          <w:rPrChange w:id="582"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583" w:author="Brian Stock" w:date="2020-08-31T19:35:00Z">
            <w:rPr>
              <w:rFonts w:ascii="Times New Roman" w:hAnsi="Times New Roman" w:cs="Times New Roman"/>
            </w:rPr>
          </w:rPrChange>
        </w:rPr>
        <w:t>Muradian</w:t>
      </w:r>
      <w:proofErr w:type="spellEnd"/>
      <w:r w:rsidRPr="0003267E">
        <w:rPr>
          <w:rFonts w:ascii="Times New Roman" w:hAnsi="Times New Roman" w:cs="Times New Roman"/>
          <w:rPrChange w:id="584" w:author="Brian Stock" w:date="2020-08-31T19:35:00Z">
            <w:rPr>
              <w:rFonts w:ascii="Times New Roman" w:hAnsi="Times New Roman" w:cs="Times New Roman"/>
            </w:rPr>
          </w:rPrChange>
        </w:rPr>
        <w:t>, M.L.</w:t>
      </w:r>
      <w:del w:id="585" w:author="Brian Stock" w:date="2020-08-31T19:35:00Z">
        <w:r w:rsidRPr="0003267E" w:rsidDel="0003267E">
          <w:rPr>
            <w:rFonts w:ascii="Times New Roman" w:hAnsi="Times New Roman" w:cs="Times New Roman"/>
            <w:rPrChange w:id="586" w:author="Brian Stock" w:date="2020-08-31T19:35:00Z">
              <w:rPr>
                <w:rFonts w:ascii="Times New Roman" w:hAnsi="Times New Roman" w:cs="Times New Roman"/>
              </w:rPr>
            </w:rPrChange>
          </w:rPr>
          <w:delText>;</w:delText>
        </w:r>
      </w:del>
      <w:ins w:id="587" w:author="Brian Stock" w:date="2020-08-31T19:35:00Z">
        <w:r w:rsidR="0003267E">
          <w:rPr>
            <w:rFonts w:ascii="Times New Roman" w:hAnsi="Times New Roman" w:cs="Times New Roman"/>
          </w:rPr>
          <w:t>,</w:t>
        </w:r>
      </w:ins>
      <w:r w:rsidRPr="0003267E">
        <w:rPr>
          <w:rFonts w:ascii="Times New Roman" w:hAnsi="Times New Roman" w:cs="Times New Roman"/>
          <w:rPrChange w:id="588" w:author="Brian Stock" w:date="2020-08-31T19:35:00Z">
            <w:rPr>
              <w:rFonts w:ascii="Times New Roman" w:hAnsi="Times New Roman" w:cs="Times New Roman"/>
            </w:rPr>
          </w:rPrChange>
        </w:rPr>
        <w:t xml:space="preserve"> </w:t>
      </w:r>
      <w:ins w:id="589" w:author="Brian Stock" w:date="2020-08-31T19:38:00Z">
        <w:r w:rsidR="00FC4FBA">
          <w:rPr>
            <w:rFonts w:ascii="Times New Roman" w:hAnsi="Times New Roman" w:cs="Times New Roman"/>
          </w:rPr>
          <w:t xml:space="preserve">and </w:t>
        </w:r>
      </w:ins>
      <w:r w:rsidRPr="0003267E">
        <w:rPr>
          <w:rFonts w:ascii="Times New Roman" w:hAnsi="Times New Roman" w:cs="Times New Roman"/>
          <w:rPrChange w:id="590" w:author="Brian Stock" w:date="2020-08-31T19:35:00Z">
            <w:rPr>
              <w:rFonts w:ascii="Times New Roman" w:hAnsi="Times New Roman" w:cs="Times New Roman"/>
            </w:rPr>
          </w:rPrChange>
        </w:rPr>
        <w:t xml:space="preserve">Ono, K. </w:t>
      </w:r>
      <w:ins w:id="591" w:author="Brian Stock" w:date="2020-08-31T15:19:00Z">
        <w:r w:rsidR="00B26BC1" w:rsidRPr="0003267E">
          <w:rPr>
            <w:rFonts w:ascii="Times New Roman" w:hAnsi="Times New Roman" w:cs="Times New Roman"/>
            <w:rPrChange w:id="592" w:author="Brian Stock" w:date="2020-08-31T19:35:00Z">
              <w:rPr>
                <w:rFonts w:ascii="Times New Roman" w:hAnsi="Times New Roman" w:cs="Times New Roman"/>
              </w:rPr>
            </w:rPrChange>
          </w:rPr>
          <w:t xml:space="preserve">2015. </w:t>
        </w:r>
      </w:ins>
      <w:r w:rsidRPr="0003267E">
        <w:rPr>
          <w:rFonts w:ascii="Times New Roman" w:hAnsi="Times New Roman" w:cs="Times New Roman"/>
          <w:rPrChange w:id="593" w:author="Brian Stock" w:date="2020-08-31T19:35:00Z">
            <w:rPr>
              <w:rFonts w:ascii="Times New Roman" w:hAnsi="Times New Roman" w:cs="Times New Roman"/>
            </w:rPr>
          </w:rPrChange>
        </w:rPr>
        <w:t>Time-varying natural mortality in fisheries stock assessment models: identifying a default approach. ICES Journal of Marine Science</w:t>
      </w:r>
      <w:ins w:id="594" w:author="Brian Stock" w:date="2020-08-31T19:38:00Z">
        <w:r w:rsidR="00FC4FBA">
          <w:rPr>
            <w:rFonts w:ascii="Times New Roman" w:hAnsi="Times New Roman" w:cs="Times New Roman"/>
          </w:rPr>
          <w:t xml:space="preserve"> </w:t>
        </w:r>
      </w:ins>
      <w:del w:id="595" w:author="Brian Stock" w:date="2020-08-31T19:38:00Z">
        <w:r w:rsidRPr="0003267E" w:rsidDel="00FC4FBA">
          <w:rPr>
            <w:rFonts w:ascii="Times New Roman" w:hAnsi="Times New Roman" w:cs="Times New Roman"/>
            <w:rPrChange w:id="596" w:author="Brian Stock" w:date="2020-08-31T19:35:00Z">
              <w:rPr>
                <w:rFonts w:ascii="Times New Roman" w:hAnsi="Times New Roman" w:cs="Times New Roman"/>
              </w:rPr>
            </w:rPrChange>
          </w:rPr>
          <w:delText xml:space="preserve">: Journal du Conseil. </w:delText>
        </w:r>
      </w:del>
      <w:r w:rsidRPr="0003267E">
        <w:rPr>
          <w:rFonts w:ascii="Times New Roman" w:hAnsi="Times New Roman" w:cs="Times New Roman"/>
          <w:rPrChange w:id="597" w:author="Brian Stock" w:date="2020-08-31T19:35:00Z">
            <w:rPr>
              <w:rFonts w:ascii="Times New Roman" w:hAnsi="Times New Roman" w:cs="Times New Roman"/>
            </w:rPr>
          </w:rPrChange>
        </w:rPr>
        <w:t>72:</w:t>
      </w:r>
      <w:ins w:id="598" w:author="Brian Stock" w:date="2020-08-31T19:38:00Z">
        <w:r w:rsidR="00FC4FBA">
          <w:rPr>
            <w:rFonts w:ascii="Times New Roman" w:hAnsi="Times New Roman" w:cs="Times New Roman"/>
          </w:rPr>
          <w:t xml:space="preserve"> </w:t>
        </w:r>
      </w:ins>
      <w:r w:rsidRPr="0003267E">
        <w:rPr>
          <w:rFonts w:ascii="Times New Roman" w:hAnsi="Times New Roman" w:cs="Times New Roman"/>
          <w:rPrChange w:id="599" w:author="Brian Stock" w:date="2020-08-31T19:35:00Z">
            <w:rPr>
              <w:rFonts w:ascii="Times New Roman" w:hAnsi="Times New Roman" w:cs="Times New Roman"/>
            </w:rPr>
          </w:rPrChange>
        </w:rPr>
        <w:t>137-150</w:t>
      </w:r>
      <w:ins w:id="600" w:author="Brian Stock" w:date="2020-08-31T15:19:00Z">
        <w:r w:rsidR="00B26BC1" w:rsidRPr="0003267E">
          <w:rPr>
            <w:rFonts w:ascii="Times New Roman" w:hAnsi="Times New Roman" w:cs="Times New Roman"/>
            <w:rPrChange w:id="601" w:author="Brian Stock" w:date="2020-08-31T19:35:00Z">
              <w:rPr>
                <w:rFonts w:ascii="Times New Roman" w:hAnsi="Times New Roman" w:cs="Times New Roman"/>
              </w:rPr>
            </w:rPrChange>
          </w:rPr>
          <w:t>.</w:t>
        </w:r>
      </w:ins>
      <w:del w:id="602" w:author="Brian Stock" w:date="2020-08-31T15:19:00Z">
        <w:r w:rsidRPr="0003267E" w:rsidDel="00B26BC1">
          <w:rPr>
            <w:rFonts w:ascii="Times New Roman" w:hAnsi="Times New Roman" w:cs="Times New Roman"/>
            <w:rPrChange w:id="603" w:author="Brian Stock" w:date="2020-08-31T19:35:00Z">
              <w:rPr>
                <w:rFonts w:ascii="Times New Roman" w:hAnsi="Times New Roman" w:cs="Times New Roman"/>
              </w:rPr>
            </w:rPrChange>
          </w:rPr>
          <w:delText>; 2015</w:delText>
        </w:r>
      </w:del>
    </w:p>
    <w:p w14:paraId="3329EF1A" w14:textId="4785493E" w:rsidR="00986FA6" w:rsidRPr="0003267E" w:rsidRDefault="00986FA6" w:rsidP="004753A9">
      <w:pPr>
        <w:ind w:left="720" w:hanging="720"/>
        <w:rPr>
          <w:rFonts w:ascii="Times New Roman" w:hAnsi="Times New Roman" w:cs="Times New Roman"/>
          <w:rPrChange w:id="604" w:author="Brian Stock" w:date="2020-08-31T19:35:00Z">
            <w:rPr>
              <w:rFonts w:ascii="Times New Roman" w:hAnsi="Times New Roman" w:cs="Times New Roman"/>
            </w:rPr>
          </w:rPrChange>
        </w:rPr>
      </w:pPr>
      <w:r w:rsidRPr="0003267E">
        <w:rPr>
          <w:rFonts w:ascii="Times New Roman" w:hAnsi="Times New Roman" w:cs="Times New Roman"/>
          <w:rPrChange w:id="605" w:author="Brian Stock" w:date="2020-08-31T19:35:00Z">
            <w:rPr>
              <w:rFonts w:ascii="Times New Roman" w:hAnsi="Times New Roman" w:cs="Times New Roman"/>
            </w:rPr>
          </w:rPrChange>
        </w:rPr>
        <w:t>Kristensen, K., Nielsen, A., Berg, C., Skaug, H., and Bell, B. M. 2016. TMB: Automatic differentiation and Laplace approximation. Journal of Statistical Software</w:t>
      </w:r>
      <w:del w:id="606" w:author="Brian Stock" w:date="2020-08-31T19:38:00Z">
        <w:r w:rsidRPr="0003267E" w:rsidDel="00FC4FBA">
          <w:rPr>
            <w:rFonts w:ascii="Times New Roman" w:hAnsi="Times New Roman" w:cs="Times New Roman"/>
            <w:rPrChange w:id="607" w:author="Brian Stock" w:date="2020-08-31T19:35:00Z">
              <w:rPr>
                <w:rFonts w:ascii="Times New Roman" w:hAnsi="Times New Roman" w:cs="Times New Roman"/>
              </w:rPr>
            </w:rPrChange>
          </w:rPr>
          <w:delText>,</w:delText>
        </w:r>
      </w:del>
      <w:r w:rsidRPr="0003267E">
        <w:rPr>
          <w:rFonts w:ascii="Times New Roman" w:hAnsi="Times New Roman" w:cs="Times New Roman"/>
          <w:rPrChange w:id="608" w:author="Brian Stock" w:date="2020-08-31T19:35:00Z">
            <w:rPr>
              <w:rFonts w:ascii="Times New Roman" w:hAnsi="Times New Roman" w:cs="Times New Roman"/>
            </w:rPr>
          </w:rPrChange>
        </w:rPr>
        <w:t xml:space="preserve"> 70: 1</w:t>
      </w:r>
      <w:ins w:id="609" w:author="Brian Stock" w:date="2020-08-31T19:39:00Z">
        <w:r w:rsidR="00FC4FBA">
          <w:rPr>
            <w:rFonts w:ascii="Times New Roman" w:hAnsi="Times New Roman" w:cs="Times New Roman"/>
          </w:rPr>
          <w:t>-</w:t>
        </w:r>
      </w:ins>
      <w:del w:id="610" w:author="Brian Stock" w:date="2020-08-31T19:39:00Z">
        <w:r w:rsidRPr="0003267E" w:rsidDel="00FC4FBA">
          <w:rPr>
            <w:rFonts w:ascii="Times New Roman" w:hAnsi="Times New Roman" w:cs="Times New Roman"/>
            <w:rPrChange w:id="611" w:author="Brian Stock" w:date="2020-08-31T19:35:00Z">
              <w:rPr>
                <w:rFonts w:ascii="Times New Roman" w:hAnsi="Times New Roman" w:cs="Times New Roman"/>
              </w:rPr>
            </w:rPrChange>
          </w:rPr>
          <w:delText>–</w:delText>
        </w:r>
      </w:del>
      <w:r w:rsidRPr="0003267E">
        <w:rPr>
          <w:rFonts w:ascii="Times New Roman" w:hAnsi="Times New Roman" w:cs="Times New Roman"/>
          <w:rPrChange w:id="612" w:author="Brian Stock" w:date="2020-08-31T19:35:00Z">
            <w:rPr>
              <w:rFonts w:ascii="Times New Roman" w:hAnsi="Times New Roman" w:cs="Times New Roman"/>
            </w:rPr>
          </w:rPrChange>
        </w:rPr>
        <w:t>21.</w:t>
      </w:r>
    </w:p>
    <w:p w14:paraId="4F7139A9" w14:textId="749677EA" w:rsidR="004753A9" w:rsidRPr="0003267E" w:rsidRDefault="004753A9" w:rsidP="004753A9">
      <w:pPr>
        <w:ind w:left="720" w:hanging="720"/>
        <w:rPr>
          <w:rFonts w:ascii="Times New Roman" w:hAnsi="Times New Roman" w:cs="Times New Roman"/>
          <w:rPrChange w:id="613" w:author="Brian Stock" w:date="2020-08-31T19:35:00Z">
            <w:rPr>
              <w:rFonts w:ascii="Times New Roman" w:hAnsi="Times New Roman" w:cs="Times New Roman"/>
            </w:rPr>
          </w:rPrChange>
        </w:rPr>
      </w:pPr>
      <w:r w:rsidRPr="0003267E">
        <w:rPr>
          <w:rFonts w:ascii="Times New Roman" w:hAnsi="Times New Roman" w:cs="Times New Roman"/>
          <w:rPrChange w:id="614" w:author="Brian Stock" w:date="2020-08-31T19:35:00Z">
            <w:rPr>
              <w:rFonts w:ascii="Times New Roman" w:hAnsi="Times New Roman" w:cs="Times New Roman"/>
            </w:rPr>
          </w:rPrChange>
        </w:rPr>
        <w:t>Legault, C.M.</w:t>
      </w:r>
      <w:ins w:id="615" w:author="Brian Stock" w:date="2020-08-31T15:19:00Z">
        <w:r w:rsidR="00B26BC1" w:rsidRPr="0003267E">
          <w:rPr>
            <w:rFonts w:ascii="Times New Roman" w:hAnsi="Times New Roman" w:cs="Times New Roman"/>
            <w:rPrChange w:id="616" w:author="Brian Stock" w:date="2020-08-31T19:35:00Z">
              <w:rPr>
                <w:rFonts w:ascii="Times New Roman" w:hAnsi="Times New Roman" w:cs="Times New Roman"/>
              </w:rPr>
            </w:rPrChange>
          </w:rPr>
          <w:t xml:space="preserve"> 2009.</w:t>
        </w:r>
      </w:ins>
      <w:r w:rsidRPr="0003267E">
        <w:rPr>
          <w:rFonts w:ascii="Times New Roman" w:hAnsi="Times New Roman" w:cs="Times New Roman"/>
          <w:rPrChange w:id="617" w:author="Brian Stock" w:date="2020-08-31T19:35:00Z">
            <w:rPr>
              <w:rFonts w:ascii="Times New Roman" w:hAnsi="Times New Roman" w:cs="Times New Roman"/>
            </w:rPr>
          </w:rPrChange>
        </w:rPr>
        <w:t xml:space="preserve"> Report of the retrospective working group. NOAA NMFS Northeast Fisheries Science Center Reference Document:09-01</w:t>
      </w:r>
      <w:ins w:id="618" w:author="Brian Stock" w:date="2020-08-31T15:19:00Z">
        <w:r w:rsidR="00B26BC1" w:rsidRPr="0003267E">
          <w:rPr>
            <w:rFonts w:ascii="Times New Roman" w:hAnsi="Times New Roman" w:cs="Times New Roman"/>
            <w:rPrChange w:id="619" w:author="Brian Stock" w:date="2020-08-31T19:35:00Z">
              <w:rPr>
                <w:rFonts w:ascii="Times New Roman" w:hAnsi="Times New Roman" w:cs="Times New Roman"/>
              </w:rPr>
            </w:rPrChange>
          </w:rPr>
          <w:t>.</w:t>
        </w:r>
      </w:ins>
      <w:del w:id="620" w:author="Brian Stock" w:date="2020-08-31T15:19:00Z">
        <w:r w:rsidRPr="0003267E" w:rsidDel="00B26BC1">
          <w:rPr>
            <w:rFonts w:ascii="Times New Roman" w:hAnsi="Times New Roman" w:cs="Times New Roman"/>
            <w:rPrChange w:id="621" w:author="Brian Stock" w:date="2020-08-31T19:35:00Z">
              <w:rPr>
                <w:rFonts w:ascii="Times New Roman" w:hAnsi="Times New Roman" w:cs="Times New Roman"/>
              </w:rPr>
            </w:rPrChange>
          </w:rPr>
          <w:delText>; 2009</w:delText>
        </w:r>
      </w:del>
    </w:p>
    <w:p w14:paraId="45BDD7F8" w14:textId="02B0A317" w:rsidR="004753A9" w:rsidRPr="0003267E" w:rsidRDefault="004753A9" w:rsidP="004753A9">
      <w:pPr>
        <w:ind w:left="720" w:hanging="720"/>
        <w:rPr>
          <w:rFonts w:ascii="Times New Roman" w:hAnsi="Times New Roman" w:cs="Times New Roman"/>
          <w:rPrChange w:id="622" w:author="Brian Stock" w:date="2020-08-31T19:35:00Z">
            <w:rPr>
              <w:rFonts w:ascii="Times New Roman" w:hAnsi="Times New Roman" w:cs="Times New Roman"/>
            </w:rPr>
          </w:rPrChange>
        </w:rPr>
      </w:pPr>
      <w:r w:rsidRPr="0003267E">
        <w:rPr>
          <w:rFonts w:ascii="Times New Roman" w:hAnsi="Times New Roman" w:cs="Times New Roman"/>
          <w:rPrChange w:id="623" w:author="Brian Stock" w:date="2020-08-31T19:35:00Z">
            <w:rPr>
              <w:rFonts w:ascii="Times New Roman" w:hAnsi="Times New Roman" w:cs="Times New Roman"/>
            </w:rPr>
          </w:rPrChange>
        </w:rPr>
        <w:t>Legault, C.M.</w:t>
      </w:r>
      <w:del w:id="624" w:author="Brian Stock" w:date="2020-08-31T19:35:00Z">
        <w:r w:rsidRPr="0003267E" w:rsidDel="0003267E">
          <w:rPr>
            <w:rFonts w:ascii="Times New Roman" w:hAnsi="Times New Roman" w:cs="Times New Roman"/>
            <w:rPrChange w:id="625" w:author="Brian Stock" w:date="2020-08-31T19:35:00Z">
              <w:rPr>
                <w:rFonts w:ascii="Times New Roman" w:hAnsi="Times New Roman" w:cs="Times New Roman"/>
              </w:rPr>
            </w:rPrChange>
          </w:rPr>
          <w:delText>;</w:delText>
        </w:r>
      </w:del>
      <w:ins w:id="626" w:author="Brian Stock" w:date="2020-08-31T19:35:00Z">
        <w:r w:rsidR="0003267E">
          <w:rPr>
            <w:rFonts w:ascii="Times New Roman" w:hAnsi="Times New Roman" w:cs="Times New Roman"/>
          </w:rPr>
          <w:t>,</w:t>
        </w:r>
      </w:ins>
      <w:r w:rsidRPr="0003267E">
        <w:rPr>
          <w:rFonts w:ascii="Times New Roman" w:hAnsi="Times New Roman" w:cs="Times New Roman"/>
          <w:rPrChange w:id="627"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628" w:author="Brian Stock" w:date="2020-08-31T19:35:00Z">
            <w:rPr>
              <w:rFonts w:ascii="Times New Roman" w:hAnsi="Times New Roman" w:cs="Times New Roman"/>
            </w:rPr>
          </w:rPrChange>
        </w:rPr>
        <w:t>Alade</w:t>
      </w:r>
      <w:proofErr w:type="spellEnd"/>
      <w:r w:rsidRPr="0003267E">
        <w:rPr>
          <w:rFonts w:ascii="Times New Roman" w:hAnsi="Times New Roman" w:cs="Times New Roman"/>
          <w:rPrChange w:id="629" w:author="Brian Stock" w:date="2020-08-31T19:35:00Z">
            <w:rPr>
              <w:rFonts w:ascii="Times New Roman" w:hAnsi="Times New Roman" w:cs="Times New Roman"/>
            </w:rPr>
          </w:rPrChange>
        </w:rPr>
        <w:t>, L.</w:t>
      </w:r>
      <w:del w:id="630" w:author="Brian Stock" w:date="2020-08-31T19:35:00Z">
        <w:r w:rsidRPr="0003267E" w:rsidDel="0003267E">
          <w:rPr>
            <w:rFonts w:ascii="Times New Roman" w:hAnsi="Times New Roman" w:cs="Times New Roman"/>
            <w:rPrChange w:id="631" w:author="Brian Stock" w:date="2020-08-31T19:35:00Z">
              <w:rPr>
                <w:rFonts w:ascii="Times New Roman" w:hAnsi="Times New Roman" w:cs="Times New Roman"/>
              </w:rPr>
            </w:rPrChange>
          </w:rPr>
          <w:delText>;</w:delText>
        </w:r>
      </w:del>
      <w:ins w:id="632" w:author="Brian Stock" w:date="2020-08-31T19:35:00Z">
        <w:r w:rsidR="0003267E">
          <w:rPr>
            <w:rFonts w:ascii="Times New Roman" w:hAnsi="Times New Roman" w:cs="Times New Roman"/>
          </w:rPr>
          <w:t>,</w:t>
        </w:r>
      </w:ins>
      <w:r w:rsidRPr="0003267E">
        <w:rPr>
          <w:rFonts w:ascii="Times New Roman" w:hAnsi="Times New Roman" w:cs="Times New Roman"/>
          <w:rPrChange w:id="633" w:author="Brian Stock" w:date="2020-08-31T19:35:00Z">
            <w:rPr>
              <w:rFonts w:ascii="Times New Roman" w:hAnsi="Times New Roman" w:cs="Times New Roman"/>
            </w:rPr>
          </w:rPrChange>
        </w:rPr>
        <w:t xml:space="preserve"> Stone, H.H.</w:t>
      </w:r>
      <w:del w:id="634" w:author="Brian Stock" w:date="2020-08-31T19:35:00Z">
        <w:r w:rsidRPr="0003267E" w:rsidDel="0003267E">
          <w:rPr>
            <w:rFonts w:ascii="Times New Roman" w:hAnsi="Times New Roman" w:cs="Times New Roman"/>
            <w:rPrChange w:id="635" w:author="Brian Stock" w:date="2020-08-31T19:35:00Z">
              <w:rPr>
                <w:rFonts w:ascii="Times New Roman" w:hAnsi="Times New Roman" w:cs="Times New Roman"/>
              </w:rPr>
            </w:rPrChange>
          </w:rPr>
          <w:delText>;</w:delText>
        </w:r>
      </w:del>
      <w:ins w:id="636" w:author="Brian Stock" w:date="2020-08-31T19:35:00Z">
        <w:r w:rsidR="0003267E">
          <w:rPr>
            <w:rFonts w:ascii="Times New Roman" w:hAnsi="Times New Roman" w:cs="Times New Roman"/>
          </w:rPr>
          <w:t>,</w:t>
        </w:r>
      </w:ins>
      <w:r w:rsidRPr="0003267E">
        <w:rPr>
          <w:rFonts w:ascii="Times New Roman" w:hAnsi="Times New Roman" w:cs="Times New Roman"/>
          <w:rPrChange w:id="637" w:author="Brian Stock" w:date="2020-08-31T19:35:00Z">
            <w:rPr>
              <w:rFonts w:ascii="Times New Roman" w:hAnsi="Times New Roman" w:cs="Times New Roman"/>
            </w:rPr>
          </w:rPrChange>
        </w:rPr>
        <w:t xml:space="preserve"> </w:t>
      </w:r>
      <w:ins w:id="638" w:author="Brian Stock" w:date="2020-08-31T19:39:00Z">
        <w:r w:rsidR="00FC4FBA">
          <w:rPr>
            <w:rFonts w:ascii="Times New Roman" w:hAnsi="Times New Roman" w:cs="Times New Roman"/>
          </w:rPr>
          <w:t xml:space="preserve">and </w:t>
        </w:r>
      </w:ins>
      <w:r w:rsidRPr="0003267E">
        <w:rPr>
          <w:rFonts w:ascii="Times New Roman" w:hAnsi="Times New Roman" w:cs="Times New Roman"/>
          <w:rPrChange w:id="639" w:author="Brian Stock" w:date="2020-08-31T19:35:00Z">
            <w:rPr>
              <w:rFonts w:ascii="Times New Roman" w:hAnsi="Times New Roman" w:cs="Times New Roman"/>
            </w:rPr>
          </w:rPrChange>
        </w:rPr>
        <w:t xml:space="preserve">Gross, W.E. </w:t>
      </w:r>
      <w:ins w:id="640" w:author="Brian Stock" w:date="2020-08-31T15:19:00Z">
        <w:r w:rsidR="00B26BC1" w:rsidRPr="0003267E">
          <w:rPr>
            <w:rFonts w:ascii="Times New Roman" w:hAnsi="Times New Roman" w:cs="Times New Roman"/>
            <w:rPrChange w:id="641" w:author="Brian Stock" w:date="2020-08-31T19:35:00Z">
              <w:rPr>
                <w:rFonts w:ascii="Times New Roman" w:hAnsi="Times New Roman" w:cs="Times New Roman"/>
              </w:rPr>
            </w:rPrChange>
          </w:rPr>
          <w:t xml:space="preserve">2012. </w:t>
        </w:r>
      </w:ins>
      <w:r w:rsidRPr="0003267E">
        <w:rPr>
          <w:rFonts w:ascii="Times New Roman" w:hAnsi="Times New Roman" w:cs="Times New Roman"/>
          <w:rPrChange w:id="642" w:author="Brian Stock" w:date="2020-08-31T19:35:00Z">
            <w:rPr>
              <w:rFonts w:ascii="Times New Roman" w:hAnsi="Times New Roman" w:cs="Times New Roman"/>
            </w:rPr>
          </w:rPrChange>
        </w:rPr>
        <w:t>Stock assessment of Georges Bank yellowtail flounder for 2012. TRAC Ref Doc. 2:133</w:t>
      </w:r>
      <w:ins w:id="643" w:author="Brian Stock" w:date="2020-08-31T15:19:00Z">
        <w:r w:rsidR="00B26BC1" w:rsidRPr="0003267E">
          <w:rPr>
            <w:rFonts w:ascii="Times New Roman" w:hAnsi="Times New Roman" w:cs="Times New Roman"/>
            <w:rPrChange w:id="644" w:author="Brian Stock" w:date="2020-08-31T19:35:00Z">
              <w:rPr>
                <w:rFonts w:ascii="Times New Roman" w:hAnsi="Times New Roman" w:cs="Times New Roman"/>
              </w:rPr>
            </w:rPrChange>
          </w:rPr>
          <w:t>.</w:t>
        </w:r>
      </w:ins>
      <w:del w:id="645" w:author="Brian Stock" w:date="2020-08-31T15:19:00Z">
        <w:r w:rsidRPr="0003267E" w:rsidDel="00B26BC1">
          <w:rPr>
            <w:rFonts w:ascii="Times New Roman" w:hAnsi="Times New Roman" w:cs="Times New Roman"/>
            <w:rPrChange w:id="646" w:author="Brian Stock" w:date="2020-08-31T19:35:00Z">
              <w:rPr>
                <w:rFonts w:ascii="Times New Roman" w:hAnsi="Times New Roman" w:cs="Times New Roman"/>
              </w:rPr>
            </w:rPrChange>
          </w:rPr>
          <w:delText>; 2012</w:delText>
        </w:r>
      </w:del>
    </w:p>
    <w:p w14:paraId="1F131B30" w14:textId="137909E0" w:rsidR="004753A9" w:rsidRPr="0003267E" w:rsidRDefault="004753A9" w:rsidP="004753A9">
      <w:pPr>
        <w:ind w:left="720" w:hanging="720"/>
        <w:rPr>
          <w:rFonts w:ascii="Times New Roman" w:hAnsi="Times New Roman" w:cs="Times New Roman"/>
          <w:rPrChange w:id="647" w:author="Brian Stock" w:date="2020-08-31T19:35:00Z">
            <w:rPr>
              <w:rFonts w:ascii="Times New Roman" w:hAnsi="Times New Roman" w:cs="Times New Roman"/>
            </w:rPr>
          </w:rPrChange>
        </w:rPr>
      </w:pPr>
      <w:r w:rsidRPr="0003267E">
        <w:rPr>
          <w:rFonts w:ascii="Times New Roman" w:hAnsi="Times New Roman" w:cs="Times New Roman"/>
          <w:rPrChange w:id="648" w:author="Brian Stock" w:date="2020-08-31T19:35:00Z">
            <w:rPr>
              <w:rFonts w:ascii="Times New Roman" w:hAnsi="Times New Roman" w:cs="Times New Roman"/>
            </w:rPr>
          </w:rPrChange>
        </w:rPr>
        <w:t>Legault, C.M.</w:t>
      </w:r>
      <w:del w:id="649" w:author="Brian Stock" w:date="2020-08-31T19:35:00Z">
        <w:r w:rsidRPr="0003267E" w:rsidDel="0003267E">
          <w:rPr>
            <w:rFonts w:ascii="Times New Roman" w:hAnsi="Times New Roman" w:cs="Times New Roman"/>
            <w:rPrChange w:id="650" w:author="Brian Stock" w:date="2020-08-31T19:35:00Z">
              <w:rPr>
                <w:rFonts w:ascii="Times New Roman" w:hAnsi="Times New Roman" w:cs="Times New Roman"/>
              </w:rPr>
            </w:rPrChange>
          </w:rPr>
          <w:delText>;</w:delText>
        </w:r>
      </w:del>
      <w:ins w:id="651" w:author="Brian Stock" w:date="2020-08-31T19:35:00Z">
        <w:r w:rsidR="0003267E">
          <w:rPr>
            <w:rFonts w:ascii="Times New Roman" w:hAnsi="Times New Roman" w:cs="Times New Roman"/>
          </w:rPr>
          <w:t>,</w:t>
        </w:r>
      </w:ins>
      <w:r w:rsidRPr="0003267E">
        <w:rPr>
          <w:rFonts w:ascii="Times New Roman" w:hAnsi="Times New Roman" w:cs="Times New Roman"/>
          <w:rPrChange w:id="652" w:author="Brian Stock" w:date="2020-08-31T19:35:00Z">
            <w:rPr>
              <w:rFonts w:ascii="Times New Roman" w:hAnsi="Times New Roman" w:cs="Times New Roman"/>
            </w:rPr>
          </w:rPrChange>
        </w:rPr>
        <w:t xml:space="preserve"> </w:t>
      </w:r>
      <w:ins w:id="653" w:author="Brian Stock" w:date="2020-08-31T19:39:00Z">
        <w:r w:rsidR="00FC4FBA">
          <w:rPr>
            <w:rFonts w:ascii="Times New Roman" w:hAnsi="Times New Roman" w:cs="Times New Roman"/>
          </w:rPr>
          <w:t xml:space="preserve">and </w:t>
        </w:r>
      </w:ins>
      <w:r w:rsidRPr="0003267E">
        <w:rPr>
          <w:rFonts w:ascii="Times New Roman" w:hAnsi="Times New Roman" w:cs="Times New Roman"/>
          <w:rPrChange w:id="654" w:author="Brian Stock" w:date="2020-08-31T19:35:00Z">
            <w:rPr>
              <w:rFonts w:ascii="Times New Roman" w:hAnsi="Times New Roman" w:cs="Times New Roman"/>
            </w:rPr>
          </w:rPrChange>
        </w:rPr>
        <w:t xml:space="preserve">Palmer, M.C. </w:t>
      </w:r>
      <w:ins w:id="655" w:author="Brian Stock" w:date="2020-08-31T15:18:00Z">
        <w:r w:rsidR="00B26BC1" w:rsidRPr="0003267E">
          <w:rPr>
            <w:rFonts w:ascii="Times New Roman" w:hAnsi="Times New Roman" w:cs="Times New Roman"/>
            <w:rPrChange w:id="656" w:author="Brian Stock" w:date="2020-08-31T19:35:00Z">
              <w:rPr>
                <w:rFonts w:ascii="Times New Roman" w:hAnsi="Times New Roman" w:cs="Times New Roman"/>
              </w:rPr>
            </w:rPrChange>
          </w:rPr>
          <w:t xml:space="preserve">2015. </w:t>
        </w:r>
      </w:ins>
      <w:r w:rsidRPr="0003267E">
        <w:rPr>
          <w:rFonts w:ascii="Times New Roman" w:hAnsi="Times New Roman" w:cs="Times New Roman"/>
          <w:rPrChange w:id="657" w:author="Brian Stock" w:date="2020-08-31T19:35:00Z">
            <w:rPr>
              <w:rFonts w:ascii="Times New Roman" w:hAnsi="Times New Roman" w:cs="Times New Roman"/>
            </w:rPr>
          </w:rPrChange>
        </w:rPr>
        <w:t>In what direction should the fishing mortality target change when natural mortality increases within an assessment? Canadian Journal of Fisheries and Aquatic Sciences</w:t>
      </w:r>
      <w:ins w:id="658" w:author="Brian Stock" w:date="2020-08-31T19:39:00Z">
        <w:r w:rsidR="00FC4FBA">
          <w:rPr>
            <w:rFonts w:ascii="Times New Roman" w:hAnsi="Times New Roman" w:cs="Times New Roman"/>
          </w:rPr>
          <w:t xml:space="preserve"> </w:t>
        </w:r>
      </w:ins>
      <w:del w:id="659" w:author="Brian Stock" w:date="2020-08-31T19:39:00Z">
        <w:r w:rsidRPr="0003267E" w:rsidDel="00FC4FBA">
          <w:rPr>
            <w:rFonts w:ascii="Times New Roman" w:hAnsi="Times New Roman" w:cs="Times New Roman"/>
            <w:rPrChange w:id="660" w:author="Brian Stock" w:date="2020-08-31T19:35:00Z">
              <w:rPr>
                <w:rFonts w:ascii="Times New Roman" w:hAnsi="Times New Roman" w:cs="Times New Roman"/>
              </w:rPr>
            </w:rPrChange>
          </w:rPr>
          <w:delText xml:space="preserve">. </w:delText>
        </w:r>
      </w:del>
      <w:r w:rsidRPr="0003267E">
        <w:rPr>
          <w:rFonts w:ascii="Times New Roman" w:hAnsi="Times New Roman" w:cs="Times New Roman"/>
          <w:rPrChange w:id="661" w:author="Brian Stock" w:date="2020-08-31T19:35:00Z">
            <w:rPr>
              <w:rFonts w:ascii="Times New Roman" w:hAnsi="Times New Roman" w:cs="Times New Roman"/>
            </w:rPr>
          </w:rPrChange>
        </w:rPr>
        <w:t>73:</w:t>
      </w:r>
      <w:ins w:id="662" w:author="Brian Stock" w:date="2020-08-31T19:39:00Z">
        <w:r w:rsidR="00FC4FBA">
          <w:rPr>
            <w:rFonts w:ascii="Times New Roman" w:hAnsi="Times New Roman" w:cs="Times New Roman"/>
          </w:rPr>
          <w:t xml:space="preserve"> </w:t>
        </w:r>
      </w:ins>
      <w:r w:rsidRPr="0003267E">
        <w:rPr>
          <w:rFonts w:ascii="Times New Roman" w:hAnsi="Times New Roman" w:cs="Times New Roman"/>
          <w:rPrChange w:id="663" w:author="Brian Stock" w:date="2020-08-31T19:35:00Z">
            <w:rPr>
              <w:rFonts w:ascii="Times New Roman" w:hAnsi="Times New Roman" w:cs="Times New Roman"/>
            </w:rPr>
          </w:rPrChange>
        </w:rPr>
        <w:t>1-9</w:t>
      </w:r>
      <w:ins w:id="664" w:author="Brian Stock" w:date="2020-08-31T15:18:00Z">
        <w:r w:rsidR="00B26BC1" w:rsidRPr="0003267E">
          <w:rPr>
            <w:rFonts w:ascii="Times New Roman" w:hAnsi="Times New Roman" w:cs="Times New Roman"/>
            <w:rPrChange w:id="665" w:author="Brian Stock" w:date="2020-08-31T19:35:00Z">
              <w:rPr>
                <w:rFonts w:ascii="Times New Roman" w:hAnsi="Times New Roman" w:cs="Times New Roman"/>
              </w:rPr>
            </w:rPrChange>
          </w:rPr>
          <w:t>.</w:t>
        </w:r>
      </w:ins>
      <w:del w:id="666" w:author="Brian Stock" w:date="2020-08-31T15:18:00Z">
        <w:r w:rsidRPr="0003267E" w:rsidDel="00B26BC1">
          <w:rPr>
            <w:rFonts w:ascii="Times New Roman" w:hAnsi="Times New Roman" w:cs="Times New Roman"/>
            <w:rPrChange w:id="667" w:author="Brian Stock" w:date="2020-08-31T19:35:00Z">
              <w:rPr>
                <w:rFonts w:ascii="Times New Roman" w:hAnsi="Times New Roman" w:cs="Times New Roman"/>
              </w:rPr>
            </w:rPrChange>
          </w:rPr>
          <w:delText>; 2015</w:delText>
        </w:r>
      </w:del>
    </w:p>
    <w:p w14:paraId="3B06CEF7" w14:textId="5D61B7E4" w:rsidR="004753A9" w:rsidRPr="0003267E" w:rsidRDefault="004753A9" w:rsidP="004753A9">
      <w:pPr>
        <w:ind w:left="720" w:hanging="720"/>
        <w:rPr>
          <w:rFonts w:ascii="Times New Roman" w:hAnsi="Times New Roman" w:cs="Times New Roman"/>
          <w:rPrChange w:id="668" w:author="Brian Stock" w:date="2020-08-31T19:35:00Z">
            <w:rPr>
              <w:rFonts w:ascii="Times New Roman" w:hAnsi="Times New Roman" w:cs="Times New Roman"/>
            </w:rPr>
          </w:rPrChange>
        </w:rPr>
      </w:pPr>
      <w:r w:rsidRPr="0003267E">
        <w:rPr>
          <w:rFonts w:ascii="Times New Roman" w:hAnsi="Times New Roman" w:cs="Times New Roman"/>
          <w:rPrChange w:id="669" w:author="Brian Stock" w:date="2020-08-31T19:35:00Z">
            <w:rPr>
              <w:rFonts w:ascii="Times New Roman" w:hAnsi="Times New Roman" w:cs="Times New Roman"/>
            </w:rPr>
          </w:rPrChange>
        </w:rPr>
        <w:t>Legault, C.M.</w:t>
      </w:r>
      <w:del w:id="670" w:author="Brian Stock" w:date="2020-08-31T19:35:00Z">
        <w:r w:rsidRPr="0003267E" w:rsidDel="0003267E">
          <w:rPr>
            <w:rFonts w:ascii="Times New Roman" w:hAnsi="Times New Roman" w:cs="Times New Roman"/>
            <w:rPrChange w:id="671" w:author="Brian Stock" w:date="2020-08-31T19:35:00Z">
              <w:rPr>
                <w:rFonts w:ascii="Times New Roman" w:hAnsi="Times New Roman" w:cs="Times New Roman"/>
              </w:rPr>
            </w:rPrChange>
          </w:rPr>
          <w:delText>;</w:delText>
        </w:r>
      </w:del>
      <w:ins w:id="672" w:author="Brian Stock" w:date="2020-08-31T19:35:00Z">
        <w:r w:rsidR="0003267E">
          <w:rPr>
            <w:rFonts w:ascii="Times New Roman" w:hAnsi="Times New Roman" w:cs="Times New Roman"/>
          </w:rPr>
          <w:t>,</w:t>
        </w:r>
      </w:ins>
      <w:r w:rsidRPr="0003267E">
        <w:rPr>
          <w:rFonts w:ascii="Times New Roman" w:hAnsi="Times New Roman" w:cs="Times New Roman"/>
          <w:rPrChange w:id="673" w:author="Brian Stock" w:date="2020-08-31T19:35:00Z">
            <w:rPr>
              <w:rFonts w:ascii="Times New Roman" w:hAnsi="Times New Roman" w:cs="Times New Roman"/>
            </w:rPr>
          </w:rPrChange>
        </w:rPr>
        <w:t xml:space="preserve"> </w:t>
      </w:r>
      <w:ins w:id="674" w:author="Brian Stock" w:date="2020-08-31T19:39:00Z">
        <w:r w:rsidR="00FC4FBA">
          <w:rPr>
            <w:rFonts w:ascii="Times New Roman" w:hAnsi="Times New Roman" w:cs="Times New Roman"/>
          </w:rPr>
          <w:t xml:space="preserve">and </w:t>
        </w:r>
      </w:ins>
      <w:r w:rsidRPr="0003267E">
        <w:rPr>
          <w:rFonts w:ascii="Times New Roman" w:hAnsi="Times New Roman" w:cs="Times New Roman"/>
          <w:rPrChange w:id="675" w:author="Brian Stock" w:date="2020-08-31T19:35:00Z">
            <w:rPr>
              <w:rFonts w:ascii="Times New Roman" w:hAnsi="Times New Roman" w:cs="Times New Roman"/>
            </w:rPr>
          </w:rPrChange>
        </w:rPr>
        <w:t xml:space="preserve">Restrepo, V.R. </w:t>
      </w:r>
      <w:ins w:id="676" w:author="Brian Stock" w:date="2020-08-31T15:18:00Z">
        <w:r w:rsidR="00B26BC1" w:rsidRPr="0003267E">
          <w:rPr>
            <w:rFonts w:ascii="Times New Roman" w:hAnsi="Times New Roman" w:cs="Times New Roman"/>
            <w:rPrChange w:id="677" w:author="Brian Stock" w:date="2020-08-31T19:35:00Z">
              <w:rPr>
                <w:rFonts w:ascii="Times New Roman" w:hAnsi="Times New Roman" w:cs="Times New Roman"/>
              </w:rPr>
            </w:rPrChange>
          </w:rPr>
          <w:t xml:space="preserve">1999. </w:t>
        </w:r>
      </w:ins>
      <w:r w:rsidRPr="0003267E">
        <w:rPr>
          <w:rFonts w:ascii="Times New Roman" w:hAnsi="Times New Roman" w:cs="Times New Roman"/>
          <w:rPrChange w:id="678" w:author="Brian Stock" w:date="2020-08-31T19:35:00Z">
            <w:rPr>
              <w:rFonts w:ascii="Times New Roman" w:hAnsi="Times New Roman" w:cs="Times New Roman"/>
            </w:rPr>
          </w:rPrChange>
        </w:rPr>
        <w:t>A flexible forward age-structured assessment program. ICCAT Col Vol Sci Pap. 49:</w:t>
      </w:r>
      <w:ins w:id="679" w:author="Brian Stock" w:date="2020-08-31T19:40:00Z">
        <w:r w:rsidR="00FC4FBA">
          <w:rPr>
            <w:rFonts w:ascii="Times New Roman" w:hAnsi="Times New Roman" w:cs="Times New Roman"/>
          </w:rPr>
          <w:t xml:space="preserve"> </w:t>
        </w:r>
      </w:ins>
      <w:r w:rsidRPr="0003267E">
        <w:rPr>
          <w:rFonts w:ascii="Times New Roman" w:hAnsi="Times New Roman" w:cs="Times New Roman"/>
          <w:rPrChange w:id="680" w:author="Brian Stock" w:date="2020-08-31T19:35:00Z">
            <w:rPr>
              <w:rFonts w:ascii="Times New Roman" w:hAnsi="Times New Roman" w:cs="Times New Roman"/>
            </w:rPr>
          </w:rPrChange>
        </w:rPr>
        <w:t>246-253</w:t>
      </w:r>
      <w:ins w:id="681" w:author="Brian Stock" w:date="2020-08-31T15:18:00Z">
        <w:r w:rsidR="00B26BC1" w:rsidRPr="0003267E">
          <w:rPr>
            <w:rFonts w:ascii="Times New Roman" w:hAnsi="Times New Roman" w:cs="Times New Roman"/>
            <w:rPrChange w:id="682" w:author="Brian Stock" w:date="2020-08-31T19:35:00Z">
              <w:rPr>
                <w:rFonts w:ascii="Times New Roman" w:hAnsi="Times New Roman" w:cs="Times New Roman"/>
              </w:rPr>
            </w:rPrChange>
          </w:rPr>
          <w:t>.</w:t>
        </w:r>
      </w:ins>
      <w:del w:id="683" w:author="Brian Stock" w:date="2020-08-31T15:18:00Z">
        <w:r w:rsidRPr="0003267E" w:rsidDel="00B26BC1">
          <w:rPr>
            <w:rFonts w:ascii="Times New Roman" w:hAnsi="Times New Roman" w:cs="Times New Roman"/>
            <w:rPrChange w:id="684" w:author="Brian Stock" w:date="2020-08-31T19:35:00Z">
              <w:rPr>
                <w:rFonts w:ascii="Times New Roman" w:hAnsi="Times New Roman" w:cs="Times New Roman"/>
              </w:rPr>
            </w:rPrChange>
          </w:rPr>
          <w:delText>; 199</w:delText>
        </w:r>
        <w:r w:rsidR="00F96875" w:rsidRPr="0003267E" w:rsidDel="00B26BC1">
          <w:rPr>
            <w:rFonts w:ascii="Times New Roman" w:hAnsi="Times New Roman" w:cs="Times New Roman"/>
            <w:rPrChange w:id="685" w:author="Brian Stock" w:date="2020-08-31T19:35:00Z">
              <w:rPr>
                <w:rFonts w:ascii="Times New Roman" w:hAnsi="Times New Roman" w:cs="Times New Roman"/>
              </w:rPr>
            </w:rPrChange>
          </w:rPr>
          <w:delText>9.</w:delText>
        </w:r>
      </w:del>
    </w:p>
    <w:p w14:paraId="0F3E9AFF" w14:textId="2B9F6827" w:rsidR="004753A9" w:rsidRPr="0003267E" w:rsidRDefault="004753A9" w:rsidP="004753A9">
      <w:pPr>
        <w:ind w:left="720" w:hanging="720"/>
        <w:rPr>
          <w:ins w:id="686" w:author="Brian Stock" w:date="2020-08-31T15:34:00Z"/>
          <w:rFonts w:ascii="Times New Roman" w:hAnsi="Times New Roman" w:cs="Times New Roman"/>
          <w:rPrChange w:id="687" w:author="Brian Stock" w:date="2020-08-31T19:35:00Z">
            <w:rPr>
              <w:ins w:id="688" w:author="Brian Stock" w:date="2020-08-31T15:34:00Z"/>
              <w:rFonts w:ascii="Times New Roman" w:hAnsi="Times New Roman" w:cs="Times New Roman"/>
            </w:rPr>
          </w:rPrChange>
        </w:rPr>
      </w:pPr>
      <w:r w:rsidRPr="0003267E">
        <w:rPr>
          <w:rFonts w:ascii="Times New Roman" w:hAnsi="Times New Roman" w:cs="Times New Roman"/>
          <w:rPrChange w:id="689" w:author="Brian Stock" w:date="2020-08-31T19:35:00Z">
            <w:rPr>
              <w:rFonts w:ascii="Times New Roman" w:hAnsi="Times New Roman" w:cs="Times New Roman"/>
            </w:rPr>
          </w:rPrChange>
        </w:rPr>
        <w:t xml:space="preserve">Lorenzen, K. </w:t>
      </w:r>
      <w:ins w:id="690" w:author="Brian Stock" w:date="2020-08-31T15:18:00Z">
        <w:r w:rsidR="00B26BC1" w:rsidRPr="0003267E">
          <w:rPr>
            <w:rFonts w:ascii="Times New Roman" w:hAnsi="Times New Roman" w:cs="Times New Roman"/>
            <w:rPrChange w:id="691" w:author="Brian Stock" w:date="2020-08-31T19:35:00Z">
              <w:rPr>
                <w:rFonts w:ascii="Times New Roman" w:hAnsi="Times New Roman" w:cs="Times New Roman"/>
              </w:rPr>
            </w:rPrChange>
          </w:rPr>
          <w:t xml:space="preserve">1996. </w:t>
        </w:r>
      </w:ins>
      <w:r w:rsidRPr="0003267E">
        <w:rPr>
          <w:rFonts w:ascii="Times New Roman" w:hAnsi="Times New Roman" w:cs="Times New Roman"/>
          <w:rPrChange w:id="692" w:author="Brian Stock" w:date="2020-08-31T19:35:00Z">
            <w:rPr>
              <w:rFonts w:ascii="Times New Roman" w:hAnsi="Times New Roman" w:cs="Times New Roman"/>
            </w:rPr>
          </w:rPrChange>
        </w:rPr>
        <w:t xml:space="preserve">The relationship between body weight and natural mortality in juvenile and adult fish: a comparison of natural ecosystems and aquaculture. Journal of </w:t>
      </w:r>
      <w:ins w:id="693" w:author="Brian Stock" w:date="2020-08-31T19:40:00Z">
        <w:r w:rsidR="00FC4FBA">
          <w:rPr>
            <w:rFonts w:ascii="Times New Roman" w:hAnsi="Times New Roman" w:cs="Times New Roman"/>
          </w:rPr>
          <w:t>F</w:t>
        </w:r>
      </w:ins>
      <w:del w:id="694" w:author="Brian Stock" w:date="2020-08-31T19:40:00Z">
        <w:r w:rsidRPr="0003267E" w:rsidDel="00FC4FBA">
          <w:rPr>
            <w:rFonts w:ascii="Times New Roman" w:hAnsi="Times New Roman" w:cs="Times New Roman"/>
            <w:rPrChange w:id="695" w:author="Brian Stock" w:date="2020-08-31T19:35:00Z">
              <w:rPr>
                <w:rFonts w:ascii="Times New Roman" w:hAnsi="Times New Roman" w:cs="Times New Roman"/>
              </w:rPr>
            </w:rPrChange>
          </w:rPr>
          <w:delText>f</w:delText>
        </w:r>
      </w:del>
      <w:r w:rsidRPr="0003267E">
        <w:rPr>
          <w:rFonts w:ascii="Times New Roman" w:hAnsi="Times New Roman" w:cs="Times New Roman"/>
          <w:rPrChange w:id="696" w:author="Brian Stock" w:date="2020-08-31T19:35:00Z">
            <w:rPr>
              <w:rFonts w:ascii="Times New Roman" w:hAnsi="Times New Roman" w:cs="Times New Roman"/>
            </w:rPr>
          </w:rPrChange>
        </w:rPr>
        <w:t xml:space="preserve">ish </w:t>
      </w:r>
      <w:del w:id="697" w:author="Brian Stock" w:date="2020-08-31T19:40:00Z">
        <w:r w:rsidRPr="0003267E" w:rsidDel="00FC4FBA">
          <w:rPr>
            <w:rFonts w:ascii="Times New Roman" w:hAnsi="Times New Roman" w:cs="Times New Roman"/>
            <w:rPrChange w:id="698" w:author="Brian Stock" w:date="2020-08-31T19:35:00Z">
              <w:rPr>
                <w:rFonts w:ascii="Times New Roman" w:hAnsi="Times New Roman" w:cs="Times New Roman"/>
              </w:rPr>
            </w:rPrChange>
          </w:rPr>
          <w:delText>b</w:delText>
        </w:r>
      </w:del>
      <w:ins w:id="699" w:author="Brian Stock" w:date="2020-08-31T19:40:00Z">
        <w:r w:rsidR="00FC4FBA">
          <w:rPr>
            <w:rFonts w:ascii="Times New Roman" w:hAnsi="Times New Roman" w:cs="Times New Roman"/>
          </w:rPr>
          <w:t>B</w:t>
        </w:r>
      </w:ins>
      <w:r w:rsidRPr="0003267E">
        <w:rPr>
          <w:rFonts w:ascii="Times New Roman" w:hAnsi="Times New Roman" w:cs="Times New Roman"/>
          <w:rPrChange w:id="700" w:author="Brian Stock" w:date="2020-08-31T19:35:00Z">
            <w:rPr>
              <w:rFonts w:ascii="Times New Roman" w:hAnsi="Times New Roman" w:cs="Times New Roman"/>
            </w:rPr>
          </w:rPrChange>
        </w:rPr>
        <w:t>iology</w:t>
      </w:r>
      <w:del w:id="701" w:author="Brian Stock" w:date="2020-08-31T19:40:00Z">
        <w:r w:rsidRPr="0003267E" w:rsidDel="00FC4FBA">
          <w:rPr>
            <w:rFonts w:ascii="Times New Roman" w:hAnsi="Times New Roman" w:cs="Times New Roman"/>
            <w:rPrChange w:id="702" w:author="Brian Stock" w:date="2020-08-31T19:35:00Z">
              <w:rPr>
                <w:rFonts w:ascii="Times New Roman" w:hAnsi="Times New Roman" w:cs="Times New Roman"/>
              </w:rPr>
            </w:rPrChange>
          </w:rPr>
          <w:delText>.</w:delText>
        </w:r>
      </w:del>
      <w:r w:rsidRPr="0003267E">
        <w:rPr>
          <w:rFonts w:ascii="Times New Roman" w:hAnsi="Times New Roman" w:cs="Times New Roman"/>
          <w:rPrChange w:id="703" w:author="Brian Stock" w:date="2020-08-31T19:35:00Z">
            <w:rPr>
              <w:rFonts w:ascii="Times New Roman" w:hAnsi="Times New Roman" w:cs="Times New Roman"/>
            </w:rPr>
          </w:rPrChange>
        </w:rPr>
        <w:t xml:space="preserve"> 49:</w:t>
      </w:r>
      <w:ins w:id="704" w:author="Brian Stock" w:date="2020-08-31T19:40:00Z">
        <w:r w:rsidR="00FC4FBA">
          <w:rPr>
            <w:rFonts w:ascii="Times New Roman" w:hAnsi="Times New Roman" w:cs="Times New Roman"/>
          </w:rPr>
          <w:t xml:space="preserve"> </w:t>
        </w:r>
      </w:ins>
      <w:r w:rsidRPr="0003267E">
        <w:rPr>
          <w:rFonts w:ascii="Times New Roman" w:hAnsi="Times New Roman" w:cs="Times New Roman"/>
          <w:rPrChange w:id="705" w:author="Brian Stock" w:date="2020-08-31T19:35:00Z">
            <w:rPr>
              <w:rFonts w:ascii="Times New Roman" w:hAnsi="Times New Roman" w:cs="Times New Roman"/>
            </w:rPr>
          </w:rPrChange>
        </w:rPr>
        <w:t>627-642</w:t>
      </w:r>
      <w:ins w:id="706" w:author="Brian Stock" w:date="2020-08-31T15:18:00Z">
        <w:r w:rsidR="00B26BC1" w:rsidRPr="0003267E">
          <w:rPr>
            <w:rFonts w:ascii="Times New Roman" w:hAnsi="Times New Roman" w:cs="Times New Roman"/>
            <w:rPrChange w:id="707" w:author="Brian Stock" w:date="2020-08-31T19:35:00Z">
              <w:rPr>
                <w:rFonts w:ascii="Times New Roman" w:hAnsi="Times New Roman" w:cs="Times New Roman"/>
              </w:rPr>
            </w:rPrChange>
          </w:rPr>
          <w:t>.</w:t>
        </w:r>
      </w:ins>
      <w:del w:id="708" w:author="Brian Stock" w:date="2020-08-31T15:18:00Z">
        <w:r w:rsidRPr="0003267E" w:rsidDel="00B26BC1">
          <w:rPr>
            <w:rFonts w:ascii="Times New Roman" w:hAnsi="Times New Roman" w:cs="Times New Roman"/>
            <w:rPrChange w:id="709" w:author="Brian Stock" w:date="2020-08-31T19:35:00Z">
              <w:rPr>
                <w:rFonts w:ascii="Times New Roman" w:hAnsi="Times New Roman" w:cs="Times New Roman"/>
              </w:rPr>
            </w:rPrChange>
          </w:rPr>
          <w:delText>; 1996</w:delText>
        </w:r>
      </w:del>
    </w:p>
    <w:p w14:paraId="25D4DCEC" w14:textId="118C8E4C" w:rsidR="00A95D46" w:rsidRPr="0003267E" w:rsidRDefault="00A95D46" w:rsidP="004753A9">
      <w:pPr>
        <w:ind w:left="720" w:hanging="720"/>
        <w:rPr>
          <w:rFonts w:ascii="Times New Roman" w:hAnsi="Times New Roman" w:cs="Times New Roman"/>
          <w:rPrChange w:id="710" w:author="Brian Stock" w:date="2020-08-31T19:35:00Z">
            <w:rPr>
              <w:rFonts w:ascii="Times New Roman" w:hAnsi="Times New Roman" w:cs="Times New Roman"/>
            </w:rPr>
          </w:rPrChange>
        </w:rPr>
      </w:pPr>
      <w:proofErr w:type="spellStart"/>
      <w:ins w:id="711" w:author="Brian Stock" w:date="2020-08-31T15:34:00Z">
        <w:r w:rsidRPr="0003267E">
          <w:rPr>
            <w:rFonts w:ascii="Times New Roman" w:hAnsi="Times New Roman" w:cs="Times New Roman"/>
            <w:rPrChange w:id="712" w:author="Brian Stock" w:date="2020-08-31T19:35:00Z">
              <w:rPr>
                <w:rFonts w:ascii="Times New Roman" w:hAnsi="Times New Roman" w:cs="Times New Roman"/>
              </w:rPr>
            </w:rPrChange>
          </w:rPr>
          <w:t>Methot</w:t>
        </w:r>
        <w:proofErr w:type="spellEnd"/>
        <w:r w:rsidRPr="0003267E">
          <w:rPr>
            <w:rFonts w:ascii="Times New Roman" w:hAnsi="Times New Roman" w:cs="Times New Roman"/>
            <w:rPrChange w:id="713" w:author="Brian Stock" w:date="2020-08-31T19:35:00Z">
              <w:rPr>
                <w:rFonts w:ascii="Times New Roman" w:hAnsi="Times New Roman" w:cs="Times New Roman"/>
              </w:rPr>
            </w:rPrChange>
          </w:rPr>
          <w:t xml:space="preserve"> Jr, R. D., and Wetzel, C. R. 2013. Stock synthesis: a biological and statistical framework for fish stock assessment and fishery management. Fisheries Research 142:</w:t>
        </w:r>
      </w:ins>
      <w:ins w:id="714" w:author="Brian Stock" w:date="2020-08-31T19:40:00Z">
        <w:r w:rsidR="00FC4FBA">
          <w:rPr>
            <w:rFonts w:ascii="Times New Roman" w:hAnsi="Times New Roman" w:cs="Times New Roman"/>
          </w:rPr>
          <w:t xml:space="preserve"> </w:t>
        </w:r>
      </w:ins>
      <w:ins w:id="715" w:author="Brian Stock" w:date="2020-08-31T15:34:00Z">
        <w:r w:rsidRPr="0003267E">
          <w:rPr>
            <w:rFonts w:ascii="Times New Roman" w:hAnsi="Times New Roman" w:cs="Times New Roman"/>
            <w:rPrChange w:id="716" w:author="Brian Stock" w:date="2020-08-31T19:35:00Z">
              <w:rPr>
                <w:rFonts w:ascii="Times New Roman" w:hAnsi="Times New Roman" w:cs="Times New Roman"/>
              </w:rPr>
            </w:rPrChange>
          </w:rPr>
          <w:t>86-99.</w:t>
        </w:r>
      </w:ins>
    </w:p>
    <w:p w14:paraId="6FCCE421" w14:textId="738C0E8E" w:rsidR="004753A9" w:rsidRPr="0003267E" w:rsidRDefault="004753A9" w:rsidP="004753A9">
      <w:pPr>
        <w:ind w:left="720" w:hanging="720"/>
        <w:rPr>
          <w:rFonts w:ascii="Times New Roman" w:hAnsi="Times New Roman" w:cs="Times New Roman"/>
          <w:rPrChange w:id="717" w:author="Brian Stock" w:date="2020-08-31T19:35:00Z">
            <w:rPr>
              <w:rFonts w:ascii="Times New Roman" w:hAnsi="Times New Roman" w:cs="Times New Roman"/>
            </w:rPr>
          </w:rPrChange>
        </w:rPr>
      </w:pPr>
      <w:r w:rsidRPr="0003267E">
        <w:rPr>
          <w:rFonts w:ascii="Times New Roman" w:hAnsi="Times New Roman" w:cs="Times New Roman"/>
          <w:rPrChange w:id="718" w:author="Brian Stock" w:date="2020-08-31T19:35:00Z">
            <w:rPr>
              <w:rFonts w:ascii="Times New Roman" w:hAnsi="Times New Roman" w:cs="Times New Roman"/>
            </w:rPr>
          </w:rPrChange>
        </w:rPr>
        <w:t>Miller, T.J.</w:t>
      </w:r>
      <w:del w:id="719" w:author="Brian Stock" w:date="2020-08-31T19:35:00Z">
        <w:r w:rsidRPr="0003267E" w:rsidDel="0003267E">
          <w:rPr>
            <w:rFonts w:ascii="Times New Roman" w:hAnsi="Times New Roman" w:cs="Times New Roman"/>
            <w:rPrChange w:id="720" w:author="Brian Stock" w:date="2020-08-31T19:35:00Z">
              <w:rPr>
                <w:rFonts w:ascii="Times New Roman" w:hAnsi="Times New Roman" w:cs="Times New Roman"/>
              </w:rPr>
            </w:rPrChange>
          </w:rPr>
          <w:delText>;</w:delText>
        </w:r>
      </w:del>
      <w:ins w:id="721" w:author="Brian Stock" w:date="2020-08-31T19:35:00Z">
        <w:r w:rsidR="0003267E">
          <w:rPr>
            <w:rFonts w:ascii="Times New Roman" w:hAnsi="Times New Roman" w:cs="Times New Roman"/>
          </w:rPr>
          <w:t>,</w:t>
        </w:r>
      </w:ins>
      <w:r w:rsidRPr="0003267E">
        <w:rPr>
          <w:rFonts w:ascii="Times New Roman" w:hAnsi="Times New Roman" w:cs="Times New Roman"/>
          <w:rPrChange w:id="722" w:author="Brian Stock" w:date="2020-08-31T19:35:00Z">
            <w:rPr>
              <w:rFonts w:ascii="Times New Roman" w:hAnsi="Times New Roman" w:cs="Times New Roman"/>
            </w:rPr>
          </w:rPrChange>
        </w:rPr>
        <w:t xml:space="preserve"> Hare, J.A.</w:t>
      </w:r>
      <w:del w:id="723" w:author="Brian Stock" w:date="2020-08-31T19:35:00Z">
        <w:r w:rsidRPr="0003267E" w:rsidDel="0003267E">
          <w:rPr>
            <w:rFonts w:ascii="Times New Roman" w:hAnsi="Times New Roman" w:cs="Times New Roman"/>
            <w:rPrChange w:id="724" w:author="Brian Stock" w:date="2020-08-31T19:35:00Z">
              <w:rPr>
                <w:rFonts w:ascii="Times New Roman" w:hAnsi="Times New Roman" w:cs="Times New Roman"/>
              </w:rPr>
            </w:rPrChange>
          </w:rPr>
          <w:delText>;</w:delText>
        </w:r>
      </w:del>
      <w:ins w:id="725" w:author="Brian Stock" w:date="2020-08-31T19:35:00Z">
        <w:r w:rsidR="0003267E">
          <w:rPr>
            <w:rFonts w:ascii="Times New Roman" w:hAnsi="Times New Roman" w:cs="Times New Roman"/>
          </w:rPr>
          <w:t>,</w:t>
        </w:r>
      </w:ins>
      <w:r w:rsidRPr="0003267E">
        <w:rPr>
          <w:rFonts w:ascii="Times New Roman" w:hAnsi="Times New Roman" w:cs="Times New Roman"/>
          <w:rPrChange w:id="726" w:author="Brian Stock" w:date="2020-08-31T19:35:00Z">
            <w:rPr>
              <w:rFonts w:ascii="Times New Roman" w:hAnsi="Times New Roman" w:cs="Times New Roman"/>
            </w:rPr>
          </w:rPrChange>
        </w:rPr>
        <w:t xml:space="preserve"> </w:t>
      </w:r>
      <w:ins w:id="727" w:author="Brian Stock" w:date="2020-08-31T19:40:00Z">
        <w:r w:rsidR="00FC4FBA">
          <w:rPr>
            <w:rFonts w:ascii="Times New Roman" w:hAnsi="Times New Roman" w:cs="Times New Roman"/>
          </w:rPr>
          <w:t xml:space="preserve">and </w:t>
        </w:r>
      </w:ins>
      <w:proofErr w:type="spellStart"/>
      <w:r w:rsidRPr="0003267E">
        <w:rPr>
          <w:rFonts w:ascii="Times New Roman" w:hAnsi="Times New Roman" w:cs="Times New Roman"/>
          <w:rPrChange w:id="728" w:author="Brian Stock" w:date="2020-08-31T19:35:00Z">
            <w:rPr>
              <w:rFonts w:ascii="Times New Roman" w:hAnsi="Times New Roman" w:cs="Times New Roman"/>
            </w:rPr>
          </w:rPrChange>
        </w:rPr>
        <w:t>Alade</w:t>
      </w:r>
      <w:proofErr w:type="spellEnd"/>
      <w:r w:rsidRPr="0003267E">
        <w:rPr>
          <w:rFonts w:ascii="Times New Roman" w:hAnsi="Times New Roman" w:cs="Times New Roman"/>
          <w:rPrChange w:id="729" w:author="Brian Stock" w:date="2020-08-31T19:35:00Z">
            <w:rPr>
              <w:rFonts w:ascii="Times New Roman" w:hAnsi="Times New Roman" w:cs="Times New Roman"/>
            </w:rPr>
          </w:rPrChange>
        </w:rPr>
        <w:t xml:space="preserve">, L.A. </w:t>
      </w:r>
      <w:ins w:id="730" w:author="Brian Stock" w:date="2020-08-31T15:18:00Z">
        <w:r w:rsidR="00B26BC1" w:rsidRPr="0003267E">
          <w:rPr>
            <w:rFonts w:ascii="Times New Roman" w:hAnsi="Times New Roman" w:cs="Times New Roman"/>
            <w:rPrChange w:id="731" w:author="Brian Stock" w:date="2020-08-31T19:35:00Z">
              <w:rPr>
                <w:rFonts w:ascii="Times New Roman" w:hAnsi="Times New Roman" w:cs="Times New Roman"/>
              </w:rPr>
            </w:rPrChange>
          </w:rPr>
          <w:t xml:space="preserve">2016. </w:t>
        </w:r>
      </w:ins>
      <w:r w:rsidRPr="0003267E">
        <w:rPr>
          <w:rFonts w:ascii="Times New Roman" w:hAnsi="Times New Roman" w:cs="Times New Roman"/>
          <w:rPrChange w:id="732" w:author="Brian Stock" w:date="2020-08-31T19:35:00Z">
            <w:rPr>
              <w:rFonts w:ascii="Times New Roman" w:hAnsi="Times New Roman" w:cs="Times New Roman"/>
            </w:rPr>
          </w:rPrChange>
        </w:rPr>
        <w:t>A state-space approach to incorporating environmental effects on recruitment in an age-structured assessment model with an application to Southern New England yellowtail flounder. Canadian Journal of Fisheries and Aquatic Sciences</w:t>
      </w:r>
      <w:del w:id="733" w:author="Brian Stock" w:date="2020-08-31T19:40:00Z">
        <w:r w:rsidRPr="0003267E" w:rsidDel="00FC4FBA">
          <w:rPr>
            <w:rFonts w:ascii="Times New Roman" w:hAnsi="Times New Roman" w:cs="Times New Roman"/>
            <w:rPrChange w:id="734" w:author="Brian Stock" w:date="2020-08-31T19:35:00Z">
              <w:rPr>
                <w:rFonts w:ascii="Times New Roman" w:hAnsi="Times New Roman" w:cs="Times New Roman"/>
              </w:rPr>
            </w:rPrChange>
          </w:rPr>
          <w:delText>.</w:delText>
        </w:r>
      </w:del>
      <w:r w:rsidRPr="0003267E">
        <w:rPr>
          <w:rFonts w:ascii="Times New Roman" w:hAnsi="Times New Roman" w:cs="Times New Roman"/>
          <w:rPrChange w:id="735" w:author="Brian Stock" w:date="2020-08-31T19:35:00Z">
            <w:rPr>
              <w:rFonts w:ascii="Times New Roman" w:hAnsi="Times New Roman" w:cs="Times New Roman"/>
            </w:rPr>
          </w:rPrChange>
        </w:rPr>
        <w:t xml:space="preserve"> 73:</w:t>
      </w:r>
      <w:ins w:id="736" w:author="Brian Stock" w:date="2020-08-31T19:40:00Z">
        <w:r w:rsidR="00FC4FBA">
          <w:rPr>
            <w:rFonts w:ascii="Times New Roman" w:hAnsi="Times New Roman" w:cs="Times New Roman"/>
          </w:rPr>
          <w:t xml:space="preserve"> </w:t>
        </w:r>
      </w:ins>
      <w:r w:rsidRPr="0003267E">
        <w:rPr>
          <w:rFonts w:ascii="Times New Roman" w:hAnsi="Times New Roman" w:cs="Times New Roman"/>
          <w:rPrChange w:id="737" w:author="Brian Stock" w:date="2020-08-31T19:35:00Z">
            <w:rPr>
              <w:rFonts w:ascii="Times New Roman" w:hAnsi="Times New Roman" w:cs="Times New Roman"/>
            </w:rPr>
          </w:rPrChange>
        </w:rPr>
        <w:t>1261-1270</w:t>
      </w:r>
      <w:ins w:id="738" w:author="Brian Stock" w:date="2020-08-31T15:18:00Z">
        <w:r w:rsidR="00B26BC1" w:rsidRPr="0003267E">
          <w:rPr>
            <w:rFonts w:ascii="Times New Roman" w:hAnsi="Times New Roman" w:cs="Times New Roman"/>
            <w:rPrChange w:id="739" w:author="Brian Stock" w:date="2020-08-31T19:35:00Z">
              <w:rPr>
                <w:rFonts w:ascii="Times New Roman" w:hAnsi="Times New Roman" w:cs="Times New Roman"/>
              </w:rPr>
            </w:rPrChange>
          </w:rPr>
          <w:t>.</w:t>
        </w:r>
      </w:ins>
      <w:del w:id="740" w:author="Brian Stock" w:date="2020-08-31T15:18:00Z">
        <w:r w:rsidRPr="0003267E" w:rsidDel="00B26BC1">
          <w:rPr>
            <w:rFonts w:ascii="Times New Roman" w:hAnsi="Times New Roman" w:cs="Times New Roman"/>
            <w:rPrChange w:id="741" w:author="Brian Stock" w:date="2020-08-31T19:35:00Z">
              <w:rPr>
                <w:rFonts w:ascii="Times New Roman" w:hAnsi="Times New Roman" w:cs="Times New Roman"/>
              </w:rPr>
            </w:rPrChange>
          </w:rPr>
          <w:delText>; 2016</w:delText>
        </w:r>
      </w:del>
    </w:p>
    <w:p w14:paraId="2258A85F" w14:textId="01784B2A" w:rsidR="004753A9" w:rsidRPr="0003267E" w:rsidRDefault="004753A9" w:rsidP="004753A9">
      <w:pPr>
        <w:ind w:left="720" w:hanging="720"/>
        <w:rPr>
          <w:rFonts w:ascii="Times New Roman" w:hAnsi="Times New Roman" w:cs="Times New Roman"/>
          <w:rPrChange w:id="742" w:author="Brian Stock" w:date="2020-08-31T19:35:00Z">
            <w:rPr>
              <w:rFonts w:ascii="Times New Roman" w:hAnsi="Times New Roman" w:cs="Times New Roman"/>
            </w:rPr>
          </w:rPrChange>
        </w:rPr>
      </w:pPr>
      <w:r w:rsidRPr="0003267E">
        <w:rPr>
          <w:rFonts w:ascii="Times New Roman" w:hAnsi="Times New Roman" w:cs="Times New Roman"/>
          <w:rPrChange w:id="743" w:author="Brian Stock" w:date="2020-08-31T19:35:00Z">
            <w:rPr>
              <w:rFonts w:ascii="Times New Roman" w:hAnsi="Times New Roman" w:cs="Times New Roman"/>
            </w:rPr>
          </w:rPrChange>
        </w:rPr>
        <w:t>Miller, T.J.</w:t>
      </w:r>
      <w:r w:rsidR="003402DE" w:rsidRPr="0003267E">
        <w:rPr>
          <w:rFonts w:ascii="Times New Roman" w:hAnsi="Times New Roman" w:cs="Times New Roman"/>
          <w:rPrChange w:id="744" w:author="Brian Stock" w:date="2020-08-31T19:35:00Z">
            <w:rPr>
              <w:rFonts w:ascii="Times New Roman" w:hAnsi="Times New Roman" w:cs="Times New Roman"/>
            </w:rPr>
          </w:rPrChange>
        </w:rPr>
        <w:t xml:space="preserve"> and </w:t>
      </w:r>
      <w:r w:rsidRPr="0003267E">
        <w:rPr>
          <w:rFonts w:ascii="Times New Roman" w:hAnsi="Times New Roman" w:cs="Times New Roman"/>
          <w:rPrChange w:id="745" w:author="Brian Stock" w:date="2020-08-31T19:35:00Z">
            <w:rPr>
              <w:rFonts w:ascii="Times New Roman" w:hAnsi="Times New Roman" w:cs="Times New Roman"/>
            </w:rPr>
          </w:rPrChange>
        </w:rPr>
        <w:t xml:space="preserve">Legault, C.M. </w:t>
      </w:r>
      <w:r w:rsidR="00036C2C" w:rsidRPr="0003267E">
        <w:rPr>
          <w:rFonts w:ascii="Times New Roman" w:hAnsi="Times New Roman" w:cs="Times New Roman"/>
          <w:rPrChange w:id="746" w:author="Brian Stock" w:date="2020-08-31T19:35:00Z">
            <w:rPr>
              <w:rFonts w:ascii="Times New Roman" w:hAnsi="Times New Roman" w:cs="Times New Roman"/>
            </w:rPr>
          </w:rPrChange>
        </w:rPr>
        <w:t xml:space="preserve">2017. </w:t>
      </w:r>
      <w:r w:rsidRPr="0003267E">
        <w:rPr>
          <w:rFonts w:ascii="Times New Roman" w:hAnsi="Times New Roman" w:cs="Times New Roman"/>
          <w:rPrChange w:id="747" w:author="Brian Stock" w:date="2020-08-31T19:35:00Z">
            <w:rPr>
              <w:rFonts w:ascii="Times New Roman" w:hAnsi="Times New Roman" w:cs="Times New Roman"/>
            </w:rPr>
          </w:rPrChange>
        </w:rPr>
        <w:t>Statistical behavior of retrospective patterns and their effects on estimation of stock and harvest status. Fisheries Research</w:t>
      </w:r>
      <w:del w:id="748" w:author="Brian Stock" w:date="2020-08-31T19:40:00Z">
        <w:r w:rsidRPr="0003267E" w:rsidDel="00FC4FBA">
          <w:rPr>
            <w:rFonts w:ascii="Times New Roman" w:hAnsi="Times New Roman" w:cs="Times New Roman"/>
            <w:rPrChange w:id="749" w:author="Brian Stock" w:date="2020-08-31T19:35:00Z">
              <w:rPr>
                <w:rFonts w:ascii="Times New Roman" w:hAnsi="Times New Roman" w:cs="Times New Roman"/>
              </w:rPr>
            </w:rPrChange>
          </w:rPr>
          <w:delText>.</w:delText>
        </w:r>
      </w:del>
      <w:r w:rsidRPr="0003267E">
        <w:rPr>
          <w:rFonts w:ascii="Times New Roman" w:hAnsi="Times New Roman" w:cs="Times New Roman"/>
          <w:rPrChange w:id="750" w:author="Brian Stock" w:date="2020-08-31T19:35:00Z">
            <w:rPr>
              <w:rFonts w:ascii="Times New Roman" w:hAnsi="Times New Roman" w:cs="Times New Roman"/>
            </w:rPr>
          </w:rPrChange>
        </w:rPr>
        <w:t xml:space="preserve"> 186:</w:t>
      </w:r>
      <w:ins w:id="751" w:author="Brian Stock" w:date="2020-08-31T19:40:00Z">
        <w:r w:rsidR="00FC4FBA">
          <w:rPr>
            <w:rFonts w:ascii="Times New Roman" w:hAnsi="Times New Roman" w:cs="Times New Roman"/>
          </w:rPr>
          <w:t xml:space="preserve"> </w:t>
        </w:r>
      </w:ins>
      <w:r w:rsidRPr="0003267E">
        <w:rPr>
          <w:rFonts w:ascii="Times New Roman" w:hAnsi="Times New Roman" w:cs="Times New Roman"/>
          <w:rPrChange w:id="752" w:author="Brian Stock" w:date="2020-08-31T19:35:00Z">
            <w:rPr>
              <w:rFonts w:ascii="Times New Roman" w:hAnsi="Times New Roman" w:cs="Times New Roman"/>
            </w:rPr>
          </w:rPrChange>
        </w:rPr>
        <w:t>109-120</w:t>
      </w:r>
      <w:r w:rsidR="00036C2C" w:rsidRPr="0003267E">
        <w:rPr>
          <w:rFonts w:ascii="Times New Roman" w:hAnsi="Times New Roman" w:cs="Times New Roman"/>
          <w:rPrChange w:id="753" w:author="Brian Stock" w:date="2020-08-31T19:35:00Z">
            <w:rPr>
              <w:rFonts w:ascii="Times New Roman" w:hAnsi="Times New Roman" w:cs="Times New Roman"/>
            </w:rPr>
          </w:rPrChange>
        </w:rPr>
        <w:t>.</w:t>
      </w:r>
    </w:p>
    <w:p w14:paraId="1F842FD6" w14:textId="5C0C9797" w:rsidR="00036C2C" w:rsidRPr="0003267E" w:rsidRDefault="00036C2C" w:rsidP="004753A9">
      <w:pPr>
        <w:ind w:left="720" w:hanging="720"/>
        <w:rPr>
          <w:rFonts w:ascii="Times New Roman" w:hAnsi="Times New Roman" w:cs="Times New Roman"/>
          <w:rPrChange w:id="754" w:author="Brian Stock" w:date="2020-08-31T19:35:00Z">
            <w:rPr>
              <w:rFonts w:ascii="Times New Roman" w:hAnsi="Times New Roman" w:cs="Times New Roman"/>
            </w:rPr>
          </w:rPrChange>
        </w:rPr>
      </w:pPr>
      <w:r w:rsidRPr="0003267E">
        <w:rPr>
          <w:rFonts w:ascii="Times New Roman" w:hAnsi="Times New Roman" w:cs="Times New Roman"/>
          <w:rPrChange w:id="755" w:author="Brian Stock" w:date="2020-08-31T19:35:00Z">
            <w:rPr>
              <w:rFonts w:ascii="Times New Roman" w:hAnsi="Times New Roman" w:cs="Times New Roman"/>
            </w:rPr>
          </w:rPrChange>
        </w:rPr>
        <w:t>Miller, T.J. and Stock, B.C. 2020. The Woods Hole Assessment Model (WHAM). Version 1.0. https://timjmiller.github.io/wham/.</w:t>
      </w:r>
    </w:p>
    <w:p w14:paraId="3E400B05" w14:textId="77766ABB" w:rsidR="004753A9" w:rsidRPr="0003267E" w:rsidRDefault="004753A9" w:rsidP="004753A9">
      <w:pPr>
        <w:ind w:left="720" w:hanging="720"/>
        <w:rPr>
          <w:rFonts w:ascii="Times New Roman" w:hAnsi="Times New Roman" w:cs="Times New Roman"/>
          <w:rPrChange w:id="756" w:author="Brian Stock" w:date="2020-08-31T19:35:00Z">
            <w:rPr>
              <w:rFonts w:ascii="Times New Roman" w:hAnsi="Times New Roman" w:cs="Times New Roman"/>
            </w:rPr>
          </w:rPrChange>
        </w:rPr>
      </w:pPr>
      <w:r w:rsidRPr="0003267E">
        <w:rPr>
          <w:rFonts w:ascii="Times New Roman" w:hAnsi="Times New Roman" w:cs="Times New Roman"/>
          <w:rPrChange w:id="757" w:author="Brian Stock" w:date="2020-08-31T19:35:00Z">
            <w:rPr>
              <w:rFonts w:ascii="Times New Roman" w:hAnsi="Times New Roman" w:cs="Times New Roman"/>
            </w:rPr>
          </w:rPrChange>
        </w:rPr>
        <w:t xml:space="preserve">Mohn, R. </w:t>
      </w:r>
      <w:r w:rsidR="00036C2C" w:rsidRPr="0003267E">
        <w:rPr>
          <w:rFonts w:ascii="Times New Roman" w:hAnsi="Times New Roman" w:cs="Times New Roman"/>
          <w:rPrChange w:id="758" w:author="Brian Stock" w:date="2020-08-31T19:35:00Z">
            <w:rPr>
              <w:rFonts w:ascii="Times New Roman" w:hAnsi="Times New Roman" w:cs="Times New Roman"/>
            </w:rPr>
          </w:rPrChange>
        </w:rPr>
        <w:t xml:space="preserve">1999. </w:t>
      </w:r>
      <w:r w:rsidRPr="0003267E">
        <w:rPr>
          <w:rFonts w:ascii="Times New Roman" w:hAnsi="Times New Roman" w:cs="Times New Roman"/>
          <w:rPrChange w:id="759" w:author="Brian Stock" w:date="2020-08-31T19:35:00Z">
            <w:rPr>
              <w:rFonts w:ascii="Times New Roman" w:hAnsi="Times New Roman" w:cs="Times New Roman"/>
            </w:rPr>
          </w:rPrChange>
        </w:rPr>
        <w:t>The retrospective problem in sequential population analysis: An investigation using cod fishery and simulated data. ICES Journal of Marine Science</w:t>
      </w:r>
      <w:del w:id="760" w:author="Brian Stock" w:date="2020-08-31T19:40:00Z">
        <w:r w:rsidRPr="0003267E" w:rsidDel="00FC4FBA">
          <w:rPr>
            <w:rFonts w:ascii="Times New Roman" w:hAnsi="Times New Roman" w:cs="Times New Roman"/>
            <w:rPrChange w:id="761" w:author="Brian Stock" w:date="2020-08-31T19:35:00Z">
              <w:rPr>
                <w:rFonts w:ascii="Times New Roman" w:hAnsi="Times New Roman" w:cs="Times New Roman"/>
              </w:rPr>
            </w:rPrChange>
          </w:rPr>
          <w:delText>: Journal du Conseil.</w:delText>
        </w:r>
      </w:del>
      <w:r w:rsidRPr="0003267E">
        <w:rPr>
          <w:rFonts w:ascii="Times New Roman" w:hAnsi="Times New Roman" w:cs="Times New Roman"/>
          <w:rPrChange w:id="762" w:author="Brian Stock" w:date="2020-08-31T19:35:00Z">
            <w:rPr>
              <w:rFonts w:ascii="Times New Roman" w:hAnsi="Times New Roman" w:cs="Times New Roman"/>
            </w:rPr>
          </w:rPrChange>
        </w:rPr>
        <w:t xml:space="preserve"> 56:</w:t>
      </w:r>
      <w:ins w:id="763" w:author="Brian Stock" w:date="2020-08-31T19:40:00Z">
        <w:r w:rsidR="00FC4FBA">
          <w:rPr>
            <w:rFonts w:ascii="Times New Roman" w:hAnsi="Times New Roman" w:cs="Times New Roman"/>
          </w:rPr>
          <w:t xml:space="preserve"> </w:t>
        </w:r>
      </w:ins>
      <w:r w:rsidRPr="0003267E">
        <w:rPr>
          <w:rFonts w:ascii="Times New Roman" w:hAnsi="Times New Roman" w:cs="Times New Roman"/>
          <w:rPrChange w:id="764" w:author="Brian Stock" w:date="2020-08-31T19:35:00Z">
            <w:rPr>
              <w:rFonts w:ascii="Times New Roman" w:hAnsi="Times New Roman" w:cs="Times New Roman"/>
            </w:rPr>
          </w:rPrChange>
        </w:rPr>
        <w:t>473-488</w:t>
      </w:r>
      <w:r w:rsidR="00036C2C" w:rsidRPr="0003267E">
        <w:rPr>
          <w:rFonts w:ascii="Times New Roman" w:hAnsi="Times New Roman" w:cs="Times New Roman"/>
          <w:rPrChange w:id="765" w:author="Brian Stock" w:date="2020-08-31T19:35:00Z">
            <w:rPr>
              <w:rFonts w:ascii="Times New Roman" w:hAnsi="Times New Roman" w:cs="Times New Roman"/>
            </w:rPr>
          </w:rPrChange>
        </w:rPr>
        <w:t>.</w:t>
      </w:r>
    </w:p>
    <w:p w14:paraId="39F395BC" w14:textId="11990007" w:rsidR="004753A9" w:rsidRPr="0003267E" w:rsidRDefault="004753A9" w:rsidP="004753A9">
      <w:pPr>
        <w:ind w:left="720" w:hanging="720"/>
        <w:rPr>
          <w:rFonts w:ascii="Times New Roman" w:hAnsi="Times New Roman" w:cs="Times New Roman"/>
          <w:rPrChange w:id="766" w:author="Brian Stock" w:date="2020-08-31T19:35:00Z">
            <w:rPr>
              <w:rFonts w:ascii="Times New Roman" w:hAnsi="Times New Roman" w:cs="Times New Roman"/>
            </w:rPr>
          </w:rPrChange>
        </w:rPr>
      </w:pPr>
      <w:r w:rsidRPr="0003267E">
        <w:rPr>
          <w:rFonts w:ascii="Times New Roman" w:hAnsi="Times New Roman" w:cs="Times New Roman"/>
          <w:rPrChange w:id="767" w:author="Brian Stock" w:date="2020-08-31T19:35:00Z">
            <w:rPr>
              <w:rFonts w:ascii="Times New Roman" w:hAnsi="Times New Roman" w:cs="Times New Roman"/>
            </w:rPr>
          </w:rPrChange>
        </w:rPr>
        <w:lastRenderedPageBreak/>
        <w:t xml:space="preserve">NEFSC. </w:t>
      </w:r>
      <w:r w:rsidR="0094661D" w:rsidRPr="0003267E">
        <w:rPr>
          <w:rFonts w:ascii="Times New Roman" w:hAnsi="Times New Roman" w:cs="Times New Roman"/>
          <w:rPrChange w:id="768" w:author="Brian Stock" w:date="2020-08-31T19:35:00Z">
            <w:rPr>
              <w:rFonts w:ascii="Times New Roman" w:hAnsi="Times New Roman" w:cs="Times New Roman"/>
            </w:rPr>
          </w:rPrChange>
        </w:rPr>
        <w:t xml:space="preserve">2012. </w:t>
      </w:r>
      <w:r w:rsidRPr="0003267E">
        <w:rPr>
          <w:rFonts w:ascii="Times New Roman" w:hAnsi="Times New Roman" w:cs="Times New Roman"/>
          <w:rPrChange w:id="769" w:author="Brian Stock" w:date="2020-08-31T19:35:00Z">
            <w:rPr>
              <w:rFonts w:ascii="Times New Roman" w:hAnsi="Times New Roman" w:cs="Times New Roman"/>
            </w:rPr>
          </w:rPrChange>
        </w:rPr>
        <w:t>54th Northeast Regional Stock Assessment Workshop (54th SAW) Assessment Report. US Dept Commer, Northeast Fish Sci Cent Ref Doc 12-18</w:t>
      </w:r>
      <w:del w:id="770" w:author="Brian Stock" w:date="2020-08-31T19:35:00Z">
        <w:r w:rsidRPr="0003267E" w:rsidDel="0003267E">
          <w:rPr>
            <w:rFonts w:ascii="Times New Roman" w:hAnsi="Times New Roman" w:cs="Times New Roman"/>
            <w:rPrChange w:id="771" w:author="Brian Stock" w:date="2020-08-31T19:35:00Z">
              <w:rPr>
                <w:rFonts w:ascii="Times New Roman" w:hAnsi="Times New Roman" w:cs="Times New Roman"/>
              </w:rPr>
            </w:rPrChange>
          </w:rPr>
          <w:delText>;</w:delText>
        </w:r>
      </w:del>
      <w:ins w:id="772" w:author="Brian Stock" w:date="2020-08-31T19:35:00Z">
        <w:r w:rsidR="0003267E">
          <w:rPr>
            <w:rFonts w:ascii="Times New Roman" w:hAnsi="Times New Roman" w:cs="Times New Roman"/>
          </w:rPr>
          <w:t>,</w:t>
        </w:r>
      </w:ins>
      <w:r w:rsidRPr="0003267E">
        <w:rPr>
          <w:rFonts w:ascii="Times New Roman" w:hAnsi="Times New Roman" w:cs="Times New Roman"/>
          <w:rPrChange w:id="773" w:author="Brian Stock" w:date="2020-08-31T19:35:00Z">
            <w:rPr>
              <w:rFonts w:ascii="Times New Roman" w:hAnsi="Times New Roman" w:cs="Times New Roman"/>
            </w:rPr>
          </w:rPrChange>
        </w:rPr>
        <w:t xml:space="preserve"> 600p</w:t>
      </w:r>
      <w:r w:rsidR="0094661D" w:rsidRPr="0003267E">
        <w:rPr>
          <w:rFonts w:ascii="Times New Roman" w:hAnsi="Times New Roman" w:cs="Times New Roman"/>
          <w:rPrChange w:id="774" w:author="Brian Stock" w:date="2020-08-31T19:35:00Z">
            <w:rPr>
              <w:rFonts w:ascii="Times New Roman" w:hAnsi="Times New Roman" w:cs="Times New Roman"/>
            </w:rPr>
          </w:rPrChange>
        </w:rPr>
        <w:t>.</w:t>
      </w:r>
      <w:r w:rsidR="006E1844" w:rsidRPr="0003267E">
        <w:rPr>
          <w:rFonts w:ascii="Times New Roman" w:hAnsi="Times New Roman" w:cs="Times New Roman"/>
          <w:rPrChange w:id="775" w:author="Brian Stock" w:date="2020-08-31T19:35:00Z">
            <w:rPr>
              <w:rFonts w:ascii="Times New Roman" w:hAnsi="Times New Roman" w:cs="Times New Roman"/>
            </w:rPr>
          </w:rPrChange>
        </w:rPr>
        <w:t xml:space="preserve"> https://repository.library.noaa.gov/view/noaa/4193</w:t>
      </w:r>
    </w:p>
    <w:p w14:paraId="7A74E62D" w14:textId="09BB35F0" w:rsidR="006E1844" w:rsidRPr="0003267E" w:rsidRDefault="006E1844" w:rsidP="004753A9">
      <w:pPr>
        <w:ind w:left="720" w:hanging="720"/>
        <w:rPr>
          <w:rFonts w:ascii="Times New Roman" w:hAnsi="Times New Roman" w:cs="Times New Roman"/>
          <w:rPrChange w:id="776" w:author="Brian Stock" w:date="2020-08-31T19:35:00Z">
            <w:rPr>
              <w:rFonts w:ascii="Times New Roman" w:hAnsi="Times New Roman" w:cs="Times New Roman"/>
            </w:rPr>
          </w:rPrChange>
        </w:rPr>
      </w:pPr>
      <w:r w:rsidRPr="0003267E">
        <w:rPr>
          <w:rFonts w:ascii="Times New Roman" w:hAnsi="Times New Roman" w:cs="Times New Roman"/>
          <w:rPrChange w:id="777" w:author="Brian Stock" w:date="2020-08-31T19:35:00Z">
            <w:rPr>
              <w:rFonts w:ascii="Times New Roman" w:hAnsi="Times New Roman" w:cs="Times New Roman"/>
            </w:rPr>
          </w:rPrChange>
        </w:rPr>
        <w:t>NEFSC. 2013. 55th Northeast Regional Stock Assessment Workshop (55th SAW) Assessment Summary Report. US Dept Commer, Northeast Fish Sci Cent Ref Doc 13-01. 41p. https://repository.library.noaa.gov/view/noaa/4330.</w:t>
      </w:r>
    </w:p>
    <w:p w14:paraId="2D91EB3F" w14:textId="127DAD7A" w:rsidR="00B4606B" w:rsidRPr="0003267E" w:rsidRDefault="00B4606B" w:rsidP="004753A9">
      <w:pPr>
        <w:ind w:left="720" w:hanging="720"/>
        <w:rPr>
          <w:rFonts w:ascii="Times New Roman" w:hAnsi="Times New Roman" w:cs="Times New Roman"/>
          <w:rPrChange w:id="778" w:author="Brian Stock" w:date="2020-08-31T19:35:00Z">
            <w:rPr>
              <w:rFonts w:ascii="Times New Roman" w:hAnsi="Times New Roman" w:cs="Times New Roman"/>
            </w:rPr>
          </w:rPrChange>
        </w:rPr>
      </w:pPr>
      <w:r w:rsidRPr="0003267E">
        <w:rPr>
          <w:rFonts w:ascii="Times New Roman" w:hAnsi="Times New Roman" w:cs="Times New Roman"/>
          <w:rPrChange w:id="779" w:author="Brian Stock" w:date="2020-08-31T19:35:00Z">
            <w:rPr>
              <w:rFonts w:ascii="Times New Roman" w:hAnsi="Times New Roman" w:cs="Times New Roman"/>
            </w:rPr>
          </w:rPrChange>
        </w:rPr>
        <w:t xml:space="preserve">NEFSC. 2020. Operational Assessment of 14 Northeast Groundfish Stocks, Updated Through 2018. </w:t>
      </w:r>
      <w:r w:rsidR="00B753FB" w:rsidRPr="0003267E">
        <w:rPr>
          <w:rFonts w:ascii="Times New Roman" w:hAnsi="Times New Roman" w:cs="Times New Roman"/>
          <w:color w:val="FF0000"/>
          <w:rPrChange w:id="780" w:author="Brian Stock" w:date="2020-08-31T19:35:00Z">
            <w:rPr>
              <w:rFonts w:ascii="Times New Roman" w:hAnsi="Times New Roman" w:cs="Times New Roman"/>
              <w:color w:val="FF0000"/>
            </w:rPr>
          </w:rPrChange>
        </w:rPr>
        <w:t>*</w:t>
      </w:r>
      <w:r w:rsidR="006E1844" w:rsidRPr="0003267E">
        <w:rPr>
          <w:rFonts w:ascii="Times New Roman" w:hAnsi="Times New Roman" w:cs="Times New Roman"/>
          <w:color w:val="FF0000"/>
          <w:rPrChange w:id="781" w:author="Brian Stock" w:date="2020-08-31T19:35:00Z">
            <w:rPr>
              <w:rFonts w:ascii="Times New Roman" w:hAnsi="Times New Roman" w:cs="Times New Roman"/>
              <w:color w:val="FF0000"/>
            </w:rPr>
          </w:rPrChange>
        </w:rPr>
        <w:t xml:space="preserve">pre-print, </w:t>
      </w:r>
      <w:r w:rsidR="00B753FB" w:rsidRPr="0003267E">
        <w:rPr>
          <w:rFonts w:ascii="Times New Roman" w:hAnsi="Times New Roman" w:cs="Times New Roman"/>
          <w:color w:val="FF0000"/>
          <w:rPrChange w:id="782" w:author="Brian Stock" w:date="2020-08-31T19:35:00Z">
            <w:rPr>
              <w:rFonts w:ascii="Times New Roman" w:hAnsi="Times New Roman" w:cs="Times New Roman"/>
              <w:color w:val="FF0000"/>
            </w:rPr>
          </w:rPrChange>
        </w:rPr>
        <w:t>will update citation when officially published.</w:t>
      </w:r>
    </w:p>
    <w:p w14:paraId="0E694F0C" w14:textId="62E901D6" w:rsidR="004753A9" w:rsidRPr="0003267E" w:rsidRDefault="004753A9" w:rsidP="004753A9">
      <w:pPr>
        <w:ind w:left="720" w:hanging="720"/>
        <w:rPr>
          <w:rFonts w:ascii="Times New Roman" w:hAnsi="Times New Roman" w:cs="Times New Roman"/>
          <w:rPrChange w:id="783" w:author="Brian Stock" w:date="2020-08-31T19:35:00Z">
            <w:rPr>
              <w:rFonts w:ascii="Times New Roman" w:hAnsi="Times New Roman" w:cs="Times New Roman"/>
            </w:rPr>
          </w:rPrChange>
        </w:rPr>
      </w:pPr>
      <w:r w:rsidRPr="0003267E">
        <w:rPr>
          <w:rFonts w:ascii="Times New Roman" w:hAnsi="Times New Roman" w:cs="Times New Roman"/>
          <w:rPrChange w:id="784" w:author="Brian Stock" w:date="2020-08-31T19:35:00Z">
            <w:rPr>
              <w:rFonts w:ascii="Times New Roman" w:hAnsi="Times New Roman" w:cs="Times New Roman"/>
            </w:rPr>
          </w:rPrChange>
        </w:rPr>
        <w:t>Nielsen, A.</w:t>
      </w:r>
      <w:del w:id="785" w:author="Brian Stock" w:date="2020-08-31T19:35:00Z">
        <w:r w:rsidRPr="0003267E" w:rsidDel="0003267E">
          <w:rPr>
            <w:rFonts w:ascii="Times New Roman" w:hAnsi="Times New Roman" w:cs="Times New Roman"/>
            <w:rPrChange w:id="786" w:author="Brian Stock" w:date="2020-08-31T19:35:00Z">
              <w:rPr>
                <w:rFonts w:ascii="Times New Roman" w:hAnsi="Times New Roman" w:cs="Times New Roman"/>
              </w:rPr>
            </w:rPrChange>
          </w:rPr>
          <w:delText>;</w:delText>
        </w:r>
      </w:del>
      <w:ins w:id="787" w:author="Brian Stock" w:date="2020-08-31T19:35:00Z">
        <w:r w:rsidR="0003267E">
          <w:rPr>
            <w:rFonts w:ascii="Times New Roman" w:hAnsi="Times New Roman" w:cs="Times New Roman"/>
          </w:rPr>
          <w:t>,</w:t>
        </w:r>
      </w:ins>
      <w:r w:rsidRPr="0003267E">
        <w:rPr>
          <w:rFonts w:ascii="Times New Roman" w:hAnsi="Times New Roman" w:cs="Times New Roman"/>
          <w:rPrChange w:id="788" w:author="Brian Stock" w:date="2020-08-31T19:35:00Z">
            <w:rPr>
              <w:rFonts w:ascii="Times New Roman" w:hAnsi="Times New Roman" w:cs="Times New Roman"/>
            </w:rPr>
          </w:rPrChange>
        </w:rPr>
        <w:t xml:space="preserve"> </w:t>
      </w:r>
      <w:ins w:id="789" w:author="Brian Stock" w:date="2020-08-31T19:41:00Z">
        <w:r w:rsidR="00FC4FBA">
          <w:rPr>
            <w:rFonts w:ascii="Times New Roman" w:hAnsi="Times New Roman" w:cs="Times New Roman"/>
          </w:rPr>
          <w:t xml:space="preserve">and </w:t>
        </w:r>
      </w:ins>
      <w:r w:rsidRPr="0003267E">
        <w:rPr>
          <w:rFonts w:ascii="Times New Roman" w:hAnsi="Times New Roman" w:cs="Times New Roman"/>
          <w:rPrChange w:id="790" w:author="Brian Stock" w:date="2020-08-31T19:35:00Z">
            <w:rPr>
              <w:rFonts w:ascii="Times New Roman" w:hAnsi="Times New Roman" w:cs="Times New Roman"/>
            </w:rPr>
          </w:rPrChange>
        </w:rPr>
        <w:t>Berg, C.W.</w:t>
      </w:r>
      <w:ins w:id="791" w:author="Brian Stock" w:date="2020-08-31T15:18:00Z">
        <w:r w:rsidR="00B26BC1" w:rsidRPr="0003267E">
          <w:rPr>
            <w:rFonts w:ascii="Times New Roman" w:hAnsi="Times New Roman" w:cs="Times New Roman"/>
            <w:rPrChange w:id="792" w:author="Brian Stock" w:date="2020-08-31T19:35:00Z">
              <w:rPr>
                <w:rFonts w:ascii="Times New Roman" w:hAnsi="Times New Roman" w:cs="Times New Roman"/>
              </w:rPr>
            </w:rPrChange>
          </w:rPr>
          <w:t xml:space="preserve"> 2014.</w:t>
        </w:r>
      </w:ins>
      <w:r w:rsidRPr="0003267E">
        <w:rPr>
          <w:rFonts w:ascii="Times New Roman" w:hAnsi="Times New Roman" w:cs="Times New Roman"/>
          <w:rPrChange w:id="793" w:author="Brian Stock" w:date="2020-08-31T19:35:00Z">
            <w:rPr>
              <w:rFonts w:ascii="Times New Roman" w:hAnsi="Times New Roman" w:cs="Times New Roman"/>
            </w:rPr>
          </w:rPrChange>
        </w:rPr>
        <w:t xml:space="preserve"> Estimation of time-varying selectivity in stock assessments using state-space models. Fisheries Research</w:t>
      </w:r>
      <w:del w:id="794" w:author="Brian Stock" w:date="2020-08-31T19:41:00Z">
        <w:r w:rsidRPr="0003267E" w:rsidDel="00FC4FBA">
          <w:rPr>
            <w:rFonts w:ascii="Times New Roman" w:hAnsi="Times New Roman" w:cs="Times New Roman"/>
            <w:rPrChange w:id="795" w:author="Brian Stock" w:date="2020-08-31T19:35:00Z">
              <w:rPr>
                <w:rFonts w:ascii="Times New Roman" w:hAnsi="Times New Roman" w:cs="Times New Roman"/>
              </w:rPr>
            </w:rPrChange>
          </w:rPr>
          <w:delText>.</w:delText>
        </w:r>
      </w:del>
      <w:r w:rsidRPr="0003267E">
        <w:rPr>
          <w:rFonts w:ascii="Times New Roman" w:hAnsi="Times New Roman" w:cs="Times New Roman"/>
          <w:rPrChange w:id="796" w:author="Brian Stock" w:date="2020-08-31T19:35:00Z">
            <w:rPr>
              <w:rFonts w:ascii="Times New Roman" w:hAnsi="Times New Roman" w:cs="Times New Roman"/>
            </w:rPr>
          </w:rPrChange>
        </w:rPr>
        <w:t xml:space="preserve"> 158:</w:t>
      </w:r>
      <w:ins w:id="797" w:author="Brian Stock" w:date="2020-08-31T19:41:00Z">
        <w:r w:rsidR="00FC4FBA">
          <w:rPr>
            <w:rFonts w:ascii="Times New Roman" w:hAnsi="Times New Roman" w:cs="Times New Roman"/>
          </w:rPr>
          <w:t xml:space="preserve"> </w:t>
        </w:r>
      </w:ins>
      <w:r w:rsidRPr="0003267E">
        <w:rPr>
          <w:rFonts w:ascii="Times New Roman" w:hAnsi="Times New Roman" w:cs="Times New Roman"/>
          <w:rPrChange w:id="798" w:author="Brian Stock" w:date="2020-08-31T19:35:00Z">
            <w:rPr>
              <w:rFonts w:ascii="Times New Roman" w:hAnsi="Times New Roman" w:cs="Times New Roman"/>
            </w:rPr>
          </w:rPrChange>
        </w:rPr>
        <w:t>96-101</w:t>
      </w:r>
      <w:ins w:id="799" w:author="Brian Stock" w:date="2020-08-31T15:18:00Z">
        <w:r w:rsidR="00B26BC1" w:rsidRPr="0003267E">
          <w:rPr>
            <w:rFonts w:ascii="Times New Roman" w:hAnsi="Times New Roman" w:cs="Times New Roman"/>
            <w:rPrChange w:id="800" w:author="Brian Stock" w:date="2020-08-31T19:35:00Z">
              <w:rPr>
                <w:rFonts w:ascii="Times New Roman" w:hAnsi="Times New Roman" w:cs="Times New Roman"/>
              </w:rPr>
            </w:rPrChange>
          </w:rPr>
          <w:t>.</w:t>
        </w:r>
      </w:ins>
      <w:del w:id="801" w:author="Brian Stock" w:date="2020-08-31T15:18:00Z">
        <w:r w:rsidRPr="0003267E" w:rsidDel="00B26BC1">
          <w:rPr>
            <w:rFonts w:ascii="Times New Roman" w:hAnsi="Times New Roman" w:cs="Times New Roman"/>
            <w:rPrChange w:id="802" w:author="Brian Stock" w:date="2020-08-31T19:35:00Z">
              <w:rPr>
                <w:rFonts w:ascii="Times New Roman" w:hAnsi="Times New Roman" w:cs="Times New Roman"/>
              </w:rPr>
            </w:rPrChange>
          </w:rPr>
          <w:delText>; 2014</w:delText>
        </w:r>
      </w:del>
    </w:p>
    <w:p w14:paraId="2A54ED77" w14:textId="57EC9022" w:rsidR="00604172" w:rsidRPr="0003267E" w:rsidRDefault="00604172" w:rsidP="004753A9">
      <w:pPr>
        <w:ind w:left="720" w:hanging="720"/>
        <w:rPr>
          <w:rFonts w:ascii="Times New Roman" w:hAnsi="Times New Roman" w:cs="Times New Roman"/>
          <w:rPrChange w:id="803" w:author="Brian Stock" w:date="2020-08-31T19:35:00Z">
            <w:rPr>
              <w:rFonts w:ascii="Times New Roman" w:hAnsi="Times New Roman" w:cs="Times New Roman"/>
            </w:rPr>
          </w:rPrChange>
        </w:rPr>
      </w:pPr>
      <w:r w:rsidRPr="0003267E">
        <w:rPr>
          <w:rFonts w:ascii="Times New Roman" w:hAnsi="Times New Roman" w:cs="Times New Roman"/>
          <w:rPrChange w:id="804" w:author="Brian Stock" w:date="2020-08-31T19:35:00Z">
            <w:rPr>
              <w:rFonts w:ascii="Times New Roman" w:hAnsi="Times New Roman" w:cs="Times New Roman"/>
            </w:rPr>
          </w:rPrChange>
        </w:rPr>
        <w:t>Punt, A. E., Dunn, A., Elvarsson, B. Þ., Hampton, J., Hoyle, S. D., Maunder, M. N., Methot, R. D., et al. 2020. Essential features of the next-generation integrated fisheries stock assessment package: A perspective. Fisheries Research</w:t>
      </w:r>
      <w:del w:id="805" w:author="Brian Stock" w:date="2020-08-31T19:41:00Z">
        <w:r w:rsidRPr="0003267E" w:rsidDel="00FC4FBA">
          <w:rPr>
            <w:rFonts w:ascii="Times New Roman" w:hAnsi="Times New Roman" w:cs="Times New Roman"/>
            <w:rPrChange w:id="806" w:author="Brian Stock" w:date="2020-08-31T19:35:00Z">
              <w:rPr>
                <w:rFonts w:ascii="Times New Roman" w:hAnsi="Times New Roman" w:cs="Times New Roman"/>
              </w:rPr>
            </w:rPrChange>
          </w:rPr>
          <w:delText>,</w:delText>
        </w:r>
      </w:del>
      <w:r w:rsidRPr="0003267E">
        <w:rPr>
          <w:rFonts w:ascii="Times New Roman" w:hAnsi="Times New Roman" w:cs="Times New Roman"/>
          <w:rPrChange w:id="807" w:author="Brian Stock" w:date="2020-08-31T19:35:00Z">
            <w:rPr>
              <w:rFonts w:ascii="Times New Roman" w:hAnsi="Times New Roman" w:cs="Times New Roman"/>
            </w:rPr>
          </w:rPrChange>
        </w:rPr>
        <w:t xml:space="preserve"> 229: 105617.</w:t>
      </w:r>
    </w:p>
    <w:p w14:paraId="204A3AA3" w14:textId="51360513" w:rsidR="0094661D" w:rsidRPr="0003267E" w:rsidRDefault="0094661D" w:rsidP="0094661D">
      <w:pPr>
        <w:ind w:left="720" w:hanging="720"/>
        <w:rPr>
          <w:rFonts w:ascii="Times New Roman" w:hAnsi="Times New Roman" w:cs="Times New Roman"/>
          <w:rPrChange w:id="808" w:author="Brian Stock" w:date="2020-08-31T19:35:00Z">
            <w:rPr>
              <w:rFonts w:ascii="Times New Roman" w:hAnsi="Times New Roman" w:cs="Times New Roman"/>
            </w:rPr>
          </w:rPrChange>
        </w:rPr>
      </w:pPr>
      <w:r w:rsidRPr="0003267E">
        <w:rPr>
          <w:rFonts w:ascii="Times New Roman" w:hAnsi="Times New Roman" w:cs="Times New Roman"/>
          <w:rPrChange w:id="809" w:author="Brian Stock" w:date="2020-08-31T19:35:00Z">
            <w:rPr>
              <w:rFonts w:ascii="Times New Roman" w:hAnsi="Times New Roman" w:cs="Times New Roman"/>
            </w:rPr>
          </w:rPrChange>
        </w:rPr>
        <w:t>R Core Team. 2020. R: A language and environment for statistical computing. R Foundation for Statistical Computing, Vienna, Austria. https://www.R-project.org/.</w:t>
      </w:r>
    </w:p>
    <w:p w14:paraId="206D96DA" w14:textId="674DEC37" w:rsidR="0094034C" w:rsidRPr="0003267E" w:rsidRDefault="0094034C" w:rsidP="00FC4FBA">
      <w:pPr>
        <w:ind w:left="720" w:hanging="720"/>
        <w:rPr>
          <w:rFonts w:ascii="Times New Roman" w:hAnsi="Times New Roman" w:cs="Times New Roman"/>
          <w:rPrChange w:id="810" w:author="Brian Stock" w:date="2020-08-31T19:35:00Z">
            <w:rPr>
              <w:rFonts w:ascii="Times New Roman" w:hAnsi="Times New Roman" w:cs="Times New Roman"/>
            </w:rPr>
          </w:rPrChange>
        </w:rPr>
      </w:pPr>
      <w:r w:rsidRPr="0003267E">
        <w:rPr>
          <w:rFonts w:ascii="Times New Roman" w:hAnsi="Times New Roman" w:cs="Times New Roman"/>
          <w:rPrChange w:id="811" w:author="Brian Stock" w:date="2020-08-31T19:35:00Z">
            <w:rPr>
              <w:rFonts w:ascii="Times New Roman" w:hAnsi="Times New Roman" w:cs="Times New Roman"/>
            </w:rPr>
          </w:rPrChange>
        </w:rPr>
        <w:t xml:space="preserve">Stock, B.C. and Miller, T.J. this issue. </w:t>
      </w:r>
      <w:ins w:id="812" w:author="Brian Stock" w:date="2020-08-31T19:45:00Z">
        <w:r w:rsidR="00FC4FBA" w:rsidRPr="00FC4FBA">
          <w:rPr>
            <w:rFonts w:ascii="Times New Roman" w:hAnsi="Times New Roman" w:cs="Times New Roman"/>
          </w:rPr>
          <w:t xml:space="preserve">The Woods Hole Assessment Model (WHAM): </w:t>
        </w:r>
        <w:r w:rsidR="00FC4FBA">
          <w:rPr>
            <w:rFonts w:ascii="Times New Roman" w:hAnsi="Times New Roman" w:cs="Times New Roman"/>
          </w:rPr>
          <w:t>a</w:t>
        </w:r>
      </w:ins>
      <w:ins w:id="813" w:author="Brian Stock" w:date="2020-08-31T19:46:00Z">
        <w:r w:rsidR="00FC4FBA">
          <w:rPr>
            <w:rFonts w:ascii="Times New Roman" w:hAnsi="Times New Roman" w:cs="Times New Roman"/>
          </w:rPr>
          <w:t xml:space="preserve"> </w:t>
        </w:r>
        <w:r w:rsidR="00FC4FBA" w:rsidRPr="00FC4FBA">
          <w:rPr>
            <w:rFonts w:ascii="Times New Roman" w:hAnsi="Times New Roman" w:cs="Times New Roman"/>
          </w:rPr>
          <w:t>general state-space age-structured stock assessment framework</w:t>
        </w:r>
        <w:r w:rsidR="00FC4FBA">
          <w:rPr>
            <w:rFonts w:ascii="Times New Roman" w:hAnsi="Times New Roman" w:cs="Times New Roman"/>
          </w:rPr>
          <w:t xml:space="preserve"> that can i</w:t>
        </w:r>
      </w:ins>
      <w:ins w:id="814" w:author="Brian Stock" w:date="2020-08-31T19:45:00Z">
        <w:r w:rsidR="00FC4FBA" w:rsidRPr="00FC4FBA">
          <w:rPr>
            <w:rFonts w:ascii="Times New Roman" w:hAnsi="Times New Roman" w:cs="Times New Roman"/>
          </w:rPr>
          <w:t>ncorporat</w:t>
        </w:r>
      </w:ins>
      <w:ins w:id="815" w:author="Brian Stock" w:date="2020-08-31T19:46:00Z">
        <w:r w:rsidR="00FC4FBA">
          <w:rPr>
            <w:rFonts w:ascii="Times New Roman" w:hAnsi="Times New Roman" w:cs="Times New Roman"/>
          </w:rPr>
          <w:t>e</w:t>
        </w:r>
      </w:ins>
      <w:ins w:id="816" w:author="Brian Stock" w:date="2020-08-31T19:45:00Z">
        <w:r w:rsidR="00FC4FBA">
          <w:rPr>
            <w:rFonts w:ascii="Times New Roman" w:hAnsi="Times New Roman" w:cs="Times New Roman"/>
          </w:rPr>
          <w:t xml:space="preserve"> </w:t>
        </w:r>
        <w:r w:rsidR="00FC4FBA" w:rsidRPr="00FC4FBA">
          <w:rPr>
            <w:rFonts w:ascii="Times New Roman" w:hAnsi="Times New Roman" w:cs="Times New Roman"/>
          </w:rPr>
          <w:t xml:space="preserve">environmental </w:t>
        </w:r>
      </w:ins>
      <w:ins w:id="817" w:author="Brian Stock" w:date="2020-08-31T19:47:00Z">
        <w:r w:rsidR="00E06303">
          <w:rPr>
            <w:rFonts w:ascii="Times New Roman" w:hAnsi="Times New Roman" w:cs="Times New Roman"/>
          </w:rPr>
          <w:t xml:space="preserve">effects. </w:t>
        </w:r>
      </w:ins>
      <w:del w:id="818" w:author="Brian Stock" w:date="2020-08-31T19:44:00Z">
        <w:r w:rsidRPr="0003267E" w:rsidDel="00FC4FBA">
          <w:rPr>
            <w:rFonts w:ascii="Times New Roman" w:hAnsi="Times New Roman" w:cs="Times New Roman"/>
            <w:rPrChange w:id="819" w:author="Brian Stock" w:date="2020-08-31T19:35:00Z">
              <w:rPr>
                <w:rFonts w:ascii="Times New Roman" w:hAnsi="Times New Roman" w:cs="Times New Roman"/>
              </w:rPr>
            </w:rPrChange>
          </w:rPr>
          <w:delText>WHAM description and simulation test</w:delText>
        </w:r>
      </w:del>
      <w:del w:id="820" w:author="Brian Stock" w:date="2020-08-31T19:47:00Z">
        <w:r w:rsidR="00FC3C50" w:rsidRPr="0003267E" w:rsidDel="00E06303">
          <w:rPr>
            <w:rFonts w:ascii="Times New Roman" w:hAnsi="Times New Roman" w:cs="Times New Roman"/>
            <w:rPrChange w:id="821" w:author="Brian Stock" w:date="2020-08-31T19:35:00Z">
              <w:rPr>
                <w:rFonts w:ascii="Times New Roman" w:hAnsi="Times New Roman" w:cs="Times New Roman"/>
              </w:rPr>
            </w:rPrChange>
          </w:rPr>
          <w:delText xml:space="preserve"> </w:delText>
        </w:r>
      </w:del>
      <w:r w:rsidR="00FC3C50" w:rsidRPr="0003267E">
        <w:rPr>
          <w:rFonts w:ascii="Times New Roman" w:hAnsi="Times New Roman" w:cs="Times New Roman"/>
          <w:color w:val="FF0000"/>
          <w:rPrChange w:id="822" w:author="Brian Stock" w:date="2020-08-31T19:35:00Z">
            <w:rPr>
              <w:rFonts w:ascii="Times New Roman" w:hAnsi="Times New Roman" w:cs="Times New Roman"/>
              <w:color w:val="FF0000"/>
            </w:rPr>
          </w:rPrChange>
        </w:rPr>
        <w:t>*final ref TBD</w:t>
      </w:r>
      <w:r w:rsidR="00FC3C50" w:rsidRPr="0003267E">
        <w:rPr>
          <w:rFonts w:ascii="Times New Roman" w:hAnsi="Times New Roman" w:cs="Times New Roman"/>
          <w:rPrChange w:id="823" w:author="Brian Stock" w:date="2020-08-31T19:35:00Z">
            <w:rPr>
              <w:rFonts w:ascii="Times New Roman" w:hAnsi="Times New Roman" w:cs="Times New Roman"/>
            </w:rPr>
          </w:rPrChange>
        </w:rPr>
        <w:t>.</w:t>
      </w:r>
    </w:p>
    <w:p w14:paraId="4A97772F" w14:textId="431D1D2C" w:rsidR="004753A9" w:rsidRPr="0003267E" w:rsidRDefault="004753A9" w:rsidP="0094661D">
      <w:pPr>
        <w:ind w:left="720" w:hanging="720"/>
        <w:rPr>
          <w:rFonts w:ascii="Times New Roman" w:hAnsi="Times New Roman" w:cs="Times New Roman"/>
          <w:rPrChange w:id="824" w:author="Brian Stock" w:date="2020-08-31T19:35:00Z">
            <w:rPr>
              <w:rFonts w:ascii="Times New Roman" w:hAnsi="Times New Roman" w:cs="Times New Roman"/>
            </w:rPr>
          </w:rPrChange>
        </w:rPr>
      </w:pPr>
      <w:r w:rsidRPr="0003267E">
        <w:rPr>
          <w:rFonts w:ascii="Times New Roman" w:hAnsi="Times New Roman" w:cs="Times New Roman"/>
          <w:rPrChange w:id="825" w:author="Brian Stock" w:date="2020-08-31T19:35:00Z">
            <w:rPr>
              <w:rFonts w:ascii="Times New Roman" w:hAnsi="Times New Roman" w:cs="Times New Roman"/>
            </w:rPr>
          </w:rPrChange>
        </w:rPr>
        <w:t>Stone, H.H.</w:t>
      </w:r>
      <w:del w:id="826" w:author="Brian Stock" w:date="2020-08-31T19:35:00Z">
        <w:r w:rsidRPr="0003267E" w:rsidDel="0003267E">
          <w:rPr>
            <w:rFonts w:ascii="Times New Roman" w:hAnsi="Times New Roman" w:cs="Times New Roman"/>
            <w:rPrChange w:id="827" w:author="Brian Stock" w:date="2020-08-31T19:35:00Z">
              <w:rPr>
                <w:rFonts w:ascii="Times New Roman" w:hAnsi="Times New Roman" w:cs="Times New Roman"/>
              </w:rPr>
            </w:rPrChange>
          </w:rPr>
          <w:delText>;</w:delText>
        </w:r>
      </w:del>
      <w:ins w:id="828" w:author="Brian Stock" w:date="2020-08-31T19:35:00Z">
        <w:r w:rsidR="0003267E">
          <w:rPr>
            <w:rFonts w:ascii="Times New Roman" w:hAnsi="Times New Roman" w:cs="Times New Roman"/>
          </w:rPr>
          <w:t>,</w:t>
        </w:r>
      </w:ins>
      <w:r w:rsidRPr="0003267E">
        <w:rPr>
          <w:rFonts w:ascii="Times New Roman" w:hAnsi="Times New Roman" w:cs="Times New Roman"/>
          <w:rPrChange w:id="829"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830" w:author="Brian Stock" w:date="2020-08-31T19:35:00Z">
            <w:rPr>
              <w:rFonts w:ascii="Times New Roman" w:hAnsi="Times New Roman" w:cs="Times New Roman"/>
            </w:rPr>
          </w:rPrChange>
        </w:rPr>
        <w:t>Gavaris</w:t>
      </w:r>
      <w:proofErr w:type="spellEnd"/>
      <w:r w:rsidRPr="0003267E">
        <w:rPr>
          <w:rFonts w:ascii="Times New Roman" w:hAnsi="Times New Roman" w:cs="Times New Roman"/>
          <w:rPrChange w:id="831" w:author="Brian Stock" w:date="2020-08-31T19:35:00Z">
            <w:rPr>
              <w:rFonts w:ascii="Times New Roman" w:hAnsi="Times New Roman" w:cs="Times New Roman"/>
            </w:rPr>
          </w:rPrChange>
        </w:rPr>
        <w:t>, S.</w:t>
      </w:r>
      <w:del w:id="832" w:author="Brian Stock" w:date="2020-08-31T19:35:00Z">
        <w:r w:rsidRPr="0003267E" w:rsidDel="0003267E">
          <w:rPr>
            <w:rFonts w:ascii="Times New Roman" w:hAnsi="Times New Roman" w:cs="Times New Roman"/>
            <w:rPrChange w:id="833" w:author="Brian Stock" w:date="2020-08-31T19:35:00Z">
              <w:rPr>
                <w:rFonts w:ascii="Times New Roman" w:hAnsi="Times New Roman" w:cs="Times New Roman"/>
              </w:rPr>
            </w:rPrChange>
          </w:rPr>
          <w:delText>;</w:delText>
        </w:r>
      </w:del>
      <w:ins w:id="834" w:author="Brian Stock" w:date="2020-08-31T19:35:00Z">
        <w:r w:rsidR="0003267E">
          <w:rPr>
            <w:rFonts w:ascii="Times New Roman" w:hAnsi="Times New Roman" w:cs="Times New Roman"/>
          </w:rPr>
          <w:t>,</w:t>
        </w:r>
      </w:ins>
      <w:r w:rsidRPr="0003267E">
        <w:rPr>
          <w:rFonts w:ascii="Times New Roman" w:hAnsi="Times New Roman" w:cs="Times New Roman"/>
          <w:rPrChange w:id="835" w:author="Brian Stock" w:date="2020-08-31T19:35:00Z">
            <w:rPr>
              <w:rFonts w:ascii="Times New Roman" w:hAnsi="Times New Roman" w:cs="Times New Roman"/>
            </w:rPr>
          </w:rPrChange>
        </w:rPr>
        <w:t xml:space="preserve"> Legault, C.M.</w:t>
      </w:r>
      <w:del w:id="836" w:author="Brian Stock" w:date="2020-08-31T19:35:00Z">
        <w:r w:rsidRPr="0003267E" w:rsidDel="0003267E">
          <w:rPr>
            <w:rFonts w:ascii="Times New Roman" w:hAnsi="Times New Roman" w:cs="Times New Roman"/>
            <w:rPrChange w:id="837" w:author="Brian Stock" w:date="2020-08-31T19:35:00Z">
              <w:rPr>
                <w:rFonts w:ascii="Times New Roman" w:hAnsi="Times New Roman" w:cs="Times New Roman"/>
              </w:rPr>
            </w:rPrChange>
          </w:rPr>
          <w:delText>;</w:delText>
        </w:r>
      </w:del>
      <w:ins w:id="838" w:author="Brian Stock" w:date="2020-08-31T19:35:00Z">
        <w:r w:rsidR="0003267E">
          <w:rPr>
            <w:rFonts w:ascii="Times New Roman" w:hAnsi="Times New Roman" w:cs="Times New Roman"/>
          </w:rPr>
          <w:t>,</w:t>
        </w:r>
      </w:ins>
      <w:r w:rsidRPr="0003267E">
        <w:rPr>
          <w:rFonts w:ascii="Times New Roman" w:hAnsi="Times New Roman" w:cs="Times New Roman"/>
          <w:rPrChange w:id="839" w:author="Brian Stock" w:date="2020-08-31T19:35:00Z">
            <w:rPr>
              <w:rFonts w:ascii="Times New Roman" w:hAnsi="Times New Roman" w:cs="Times New Roman"/>
            </w:rPr>
          </w:rPrChange>
        </w:rPr>
        <w:t xml:space="preserve"> Neilson, J.D.</w:t>
      </w:r>
      <w:del w:id="840" w:author="Brian Stock" w:date="2020-08-31T19:35:00Z">
        <w:r w:rsidRPr="0003267E" w:rsidDel="0003267E">
          <w:rPr>
            <w:rFonts w:ascii="Times New Roman" w:hAnsi="Times New Roman" w:cs="Times New Roman"/>
            <w:rPrChange w:id="841" w:author="Brian Stock" w:date="2020-08-31T19:35:00Z">
              <w:rPr>
                <w:rFonts w:ascii="Times New Roman" w:hAnsi="Times New Roman" w:cs="Times New Roman"/>
              </w:rPr>
            </w:rPrChange>
          </w:rPr>
          <w:delText>;</w:delText>
        </w:r>
      </w:del>
      <w:ins w:id="842" w:author="Brian Stock" w:date="2020-08-31T19:35:00Z">
        <w:r w:rsidR="0003267E">
          <w:rPr>
            <w:rFonts w:ascii="Times New Roman" w:hAnsi="Times New Roman" w:cs="Times New Roman"/>
          </w:rPr>
          <w:t>,</w:t>
        </w:r>
      </w:ins>
      <w:r w:rsidRPr="0003267E">
        <w:rPr>
          <w:rFonts w:ascii="Times New Roman" w:hAnsi="Times New Roman" w:cs="Times New Roman"/>
          <w:rPrChange w:id="843" w:author="Brian Stock" w:date="2020-08-31T19:35:00Z">
            <w:rPr>
              <w:rFonts w:ascii="Times New Roman" w:hAnsi="Times New Roman" w:cs="Times New Roman"/>
            </w:rPr>
          </w:rPrChange>
        </w:rPr>
        <w:t xml:space="preserve"> </w:t>
      </w:r>
      <w:ins w:id="844" w:author="Brian Stock" w:date="2020-08-31T19:47:00Z">
        <w:r w:rsidR="00E06303">
          <w:rPr>
            <w:rFonts w:ascii="Times New Roman" w:hAnsi="Times New Roman" w:cs="Times New Roman"/>
          </w:rPr>
          <w:t xml:space="preserve">and </w:t>
        </w:r>
      </w:ins>
      <w:proofErr w:type="spellStart"/>
      <w:r w:rsidRPr="0003267E">
        <w:rPr>
          <w:rFonts w:ascii="Times New Roman" w:hAnsi="Times New Roman" w:cs="Times New Roman"/>
          <w:rPrChange w:id="845" w:author="Brian Stock" w:date="2020-08-31T19:35:00Z">
            <w:rPr>
              <w:rFonts w:ascii="Times New Roman" w:hAnsi="Times New Roman" w:cs="Times New Roman"/>
            </w:rPr>
          </w:rPrChange>
        </w:rPr>
        <w:t>Cadrin</w:t>
      </w:r>
      <w:proofErr w:type="spellEnd"/>
      <w:r w:rsidRPr="0003267E">
        <w:rPr>
          <w:rFonts w:ascii="Times New Roman" w:hAnsi="Times New Roman" w:cs="Times New Roman"/>
          <w:rPrChange w:id="846" w:author="Brian Stock" w:date="2020-08-31T19:35:00Z">
            <w:rPr>
              <w:rFonts w:ascii="Times New Roman" w:hAnsi="Times New Roman" w:cs="Times New Roman"/>
            </w:rPr>
          </w:rPrChange>
        </w:rPr>
        <w:t xml:space="preserve">, S.X. </w:t>
      </w:r>
      <w:ins w:id="847" w:author="Brian Stock" w:date="2020-08-31T15:17:00Z">
        <w:r w:rsidR="00B26BC1" w:rsidRPr="0003267E">
          <w:rPr>
            <w:rFonts w:ascii="Times New Roman" w:hAnsi="Times New Roman" w:cs="Times New Roman"/>
            <w:rPrChange w:id="848" w:author="Brian Stock" w:date="2020-08-31T19:35:00Z">
              <w:rPr>
                <w:rFonts w:ascii="Times New Roman" w:hAnsi="Times New Roman" w:cs="Times New Roman"/>
              </w:rPr>
            </w:rPrChange>
          </w:rPr>
          <w:t xml:space="preserve">2004. </w:t>
        </w:r>
      </w:ins>
      <w:r w:rsidRPr="0003267E">
        <w:rPr>
          <w:rFonts w:ascii="Times New Roman" w:hAnsi="Times New Roman" w:cs="Times New Roman"/>
          <w:rPrChange w:id="849" w:author="Brian Stock" w:date="2020-08-31T19:35:00Z">
            <w:rPr>
              <w:rFonts w:ascii="Times New Roman" w:hAnsi="Times New Roman" w:cs="Times New Roman"/>
            </w:rPr>
          </w:rPrChange>
        </w:rPr>
        <w:t>Collapse and recovery of the yellowtail flounder (Limanda ferruginea) fishery on Georges Bank. Journal of Sea Research. 51:</w:t>
      </w:r>
      <w:ins w:id="850" w:author="Brian Stock" w:date="2020-08-31T19:47:00Z">
        <w:r w:rsidR="00E06303">
          <w:rPr>
            <w:rFonts w:ascii="Times New Roman" w:hAnsi="Times New Roman" w:cs="Times New Roman"/>
          </w:rPr>
          <w:t xml:space="preserve"> </w:t>
        </w:r>
      </w:ins>
      <w:r w:rsidRPr="0003267E">
        <w:rPr>
          <w:rFonts w:ascii="Times New Roman" w:hAnsi="Times New Roman" w:cs="Times New Roman"/>
          <w:rPrChange w:id="851" w:author="Brian Stock" w:date="2020-08-31T19:35:00Z">
            <w:rPr>
              <w:rFonts w:ascii="Times New Roman" w:hAnsi="Times New Roman" w:cs="Times New Roman"/>
            </w:rPr>
          </w:rPrChange>
        </w:rPr>
        <w:t>261-270</w:t>
      </w:r>
      <w:ins w:id="852" w:author="Brian Stock" w:date="2020-08-31T15:17:00Z">
        <w:r w:rsidR="00B26BC1" w:rsidRPr="0003267E">
          <w:rPr>
            <w:rFonts w:ascii="Times New Roman" w:hAnsi="Times New Roman" w:cs="Times New Roman"/>
            <w:rPrChange w:id="853" w:author="Brian Stock" w:date="2020-08-31T19:35:00Z">
              <w:rPr>
                <w:rFonts w:ascii="Times New Roman" w:hAnsi="Times New Roman" w:cs="Times New Roman"/>
              </w:rPr>
            </w:rPrChange>
          </w:rPr>
          <w:t>.</w:t>
        </w:r>
      </w:ins>
      <w:del w:id="854" w:author="Brian Stock" w:date="2020-08-31T15:17:00Z">
        <w:r w:rsidRPr="0003267E" w:rsidDel="00B26BC1">
          <w:rPr>
            <w:rFonts w:ascii="Times New Roman" w:hAnsi="Times New Roman" w:cs="Times New Roman"/>
            <w:rPrChange w:id="855" w:author="Brian Stock" w:date="2020-08-31T19:35:00Z">
              <w:rPr>
                <w:rFonts w:ascii="Times New Roman" w:hAnsi="Times New Roman" w:cs="Times New Roman"/>
              </w:rPr>
            </w:rPrChange>
          </w:rPr>
          <w:delText>; 2004</w:delText>
        </w:r>
      </w:del>
    </w:p>
    <w:p w14:paraId="2FC42AA1" w14:textId="4F311404" w:rsidR="004753A9" w:rsidRPr="0003267E" w:rsidDel="00606AF8" w:rsidRDefault="004753A9" w:rsidP="004753A9">
      <w:pPr>
        <w:ind w:left="720" w:hanging="720"/>
        <w:rPr>
          <w:del w:id="856" w:author="Brian Stock" w:date="2020-08-31T19:49:00Z"/>
          <w:rFonts w:ascii="Times New Roman" w:hAnsi="Times New Roman" w:cs="Times New Roman"/>
          <w:rPrChange w:id="857" w:author="Brian Stock" w:date="2020-08-31T19:35:00Z">
            <w:rPr>
              <w:del w:id="858" w:author="Brian Stock" w:date="2020-08-31T19:49:00Z"/>
              <w:rFonts w:ascii="Times New Roman" w:hAnsi="Times New Roman" w:cs="Times New Roman"/>
            </w:rPr>
          </w:rPrChange>
        </w:rPr>
      </w:pPr>
      <w:bookmarkStart w:id="859" w:name="_GoBack"/>
      <w:bookmarkEnd w:id="859"/>
      <w:del w:id="860" w:author="Brian Stock" w:date="2020-08-31T19:49:00Z">
        <w:r w:rsidRPr="0003267E" w:rsidDel="00606AF8">
          <w:rPr>
            <w:rFonts w:ascii="Times New Roman" w:hAnsi="Times New Roman" w:cs="Times New Roman"/>
            <w:rPrChange w:id="861" w:author="Brian Stock" w:date="2020-08-31T19:35:00Z">
              <w:rPr>
                <w:rFonts w:ascii="Times New Roman" w:hAnsi="Times New Roman" w:cs="Times New Roman"/>
              </w:rPr>
            </w:rPrChange>
          </w:rPr>
          <w:delText>Szuwalski, C.S.</w:delText>
        </w:r>
      </w:del>
      <w:del w:id="862" w:author="Brian Stock" w:date="2020-08-31T19:35:00Z">
        <w:r w:rsidRPr="0003267E" w:rsidDel="0003267E">
          <w:rPr>
            <w:rFonts w:ascii="Times New Roman" w:hAnsi="Times New Roman" w:cs="Times New Roman"/>
            <w:rPrChange w:id="863" w:author="Brian Stock" w:date="2020-08-31T19:35:00Z">
              <w:rPr>
                <w:rFonts w:ascii="Times New Roman" w:hAnsi="Times New Roman" w:cs="Times New Roman"/>
              </w:rPr>
            </w:rPrChange>
          </w:rPr>
          <w:delText>;</w:delText>
        </w:r>
      </w:del>
      <w:del w:id="864" w:author="Brian Stock" w:date="2020-08-31T19:49:00Z">
        <w:r w:rsidRPr="0003267E" w:rsidDel="00606AF8">
          <w:rPr>
            <w:rFonts w:ascii="Times New Roman" w:hAnsi="Times New Roman" w:cs="Times New Roman"/>
            <w:rPrChange w:id="865" w:author="Brian Stock" w:date="2020-08-31T19:35:00Z">
              <w:rPr>
                <w:rFonts w:ascii="Times New Roman" w:hAnsi="Times New Roman" w:cs="Times New Roman"/>
              </w:rPr>
            </w:rPrChange>
          </w:rPr>
          <w:delText xml:space="preserve"> Vert</w:delText>
        </w:r>
        <w:r w:rsidRPr="0003267E" w:rsidDel="00606AF8">
          <w:rPr>
            <w:rFonts w:ascii="Cambria Math" w:hAnsi="Cambria Math" w:cs="Cambria Math"/>
            <w:rPrChange w:id="866" w:author="Brian Stock" w:date="2020-08-31T19:35:00Z">
              <w:rPr>
                <w:rFonts w:ascii="Cambria Math" w:hAnsi="Cambria Math" w:cs="Cambria Math"/>
              </w:rPr>
            </w:rPrChange>
          </w:rPr>
          <w:delText>‐</w:delText>
        </w:r>
        <w:r w:rsidRPr="0003267E" w:rsidDel="00606AF8">
          <w:rPr>
            <w:rFonts w:ascii="Times New Roman" w:hAnsi="Times New Roman" w:cs="Times New Roman"/>
            <w:rPrChange w:id="867" w:author="Brian Stock" w:date="2020-08-31T19:35:00Z">
              <w:rPr>
                <w:rFonts w:ascii="Times New Roman" w:hAnsi="Times New Roman" w:cs="Times New Roman"/>
              </w:rPr>
            </w:rPrChange>
          </w:rPr>
          <w:delText>Pre, K.A.</w:delText>
        </w:r>
      </w:del>
      <w:del w:id="868" w:author="Brian Stock" w:date="2020-08-31T19:35:00Z">
        <w:r w:rsidRPr="0003267E" w:rsidDel="0003267E">
          <w:rPr>
            <w:rFonts w:ascii="Times New Roman" w:hAnsi="Times New Roman" w:cs="Times New Roman"/>
            <w:rPrChange w:id="869" w:author="Brian Stock" w:date="2020-08-31T19:35:00Z">
              <w:rPr>
                <w:rFonts w:ascii="Times New Roman" w:hAnsi="Times New Roman" w:cs="Times New Roman"/>
              </w:rPr>
            </w:rPrChange>
          </w:rPr>
          <w:delText>;</w:delText>
        </w:r>
      </w:del>
      <w:del w:id="870" w:author="Brian Stock" w:date="2020-08-31T19:49:00Z">
        <w:r w:rsidRPr="0003267E" w:rsidDel="00606AF8">
          <w:rPr>
            <w:rFonts w:ascii="Times New Roman" w:hAnsi="Times New Roman" w:cs="Times New Roman"/>
            <w:rPrChange w:id="871" w:author="Brian Stock" w:date="2020-08-31T19:35:00Z">
              <w:rPr>
                <w:rFonts w:ascii="Times New Roman" w:hAnsi="Times New Roman" w:cs="Times New Roman"/>
              </w:rPr>
            </w:rPrChange>
          </w:rPr>
          <w:delText xml:space="preserve"> Punt, A.E.</w:delText>
        </w:r>
      </w:del>
      <w:del w:id="872" w:author="Brian Stock" w:date="2020-08-31T19:35:00Z">
        <w:r w:rsidRPr="0003267E" w:rsidDel="0003267E">
          <w:rPr>
            <w:rFonts w:ascii="Times New Roman" w:hAnsi="Times New Roman" w:cs="Times New Roman"/>
            <w:rPrChange w:id="873" w:author="Brian Stock" w:date="2020-08-31T19:35:00Z">
              <w:rPr>
                <w:rFonts w:ascii="Times New Roman" w:hAnsi="Times New Roman" w:cs="Times New Roman"/>
              </w:rPr>
            </w:rPrChange>
          </w:rPr>
          <w:delText>;</w:delText>
        </w:r>
      </w:del>
      <w:del w:id="874" w:author="Brian Stock" w:date="2020-08-31T19:49:00Z">
        <w:r w:rsidRPr="0003267E" w:rsidDel="00606AF8">
          <w:rPr>
            <w:rFonts w:ascii="Times New Roman" w:hAnsi="Times New Roman" w:cs="Times New Roman"/>
            <w:rPrChange w:id="875" w:author="Brian Stock" w:date="2020-08-31T19:35:00Z">
              <w:rPr>
                <w:rFonts w:ascii="Times New Roman" w:hAnsi="Times New Roman" w:cs="Times New Roman"/>
              </w:rPr>
            </w:rPrChange>
          </w:rPr>
          <w:delText xml:space="preserve"> Branch, T.A.</w:delText>
        </w:r>
      </w:del>
      <w:del w:id="876" w:author="Brian Stock" w:date="2020-08-31T19:35:00Z">
        <w:r w:rsidRPr="0003267E" w:rsidDel="0003267E">
          <w:rPr>
            <w:rFonts w:ascii="Times New Roman" w:hAnsi="Times New Roman" w:cs="Times New Roman"/>
            <w:rPrChange w:id="877" w:author="Brian Stock" w:date="2020-08-31T19:35:00Z">
              <w:rPr>
                <w:rFonts w:ascii="Times New Roman" w:hAnsi="Times New Roman" w:cs="Times New Roman"/>
              </w:rPr>
            </w:rPrChange>
          </w:rPr>
          <w:delText>;</w:delText>
        </w:r>
      </w:del>
      <w:del w:id="878" w:author="Brian Stock" w:date="2020-08-31T19:49:00Z">
        <w:r w:rsidRPr="0003267E" w:rsidDel="00606AF8">
          <w:rPr>
            <w:rFonts w:ascii="Times New Roman" w:hAnsi="Times New Roman" w:cs="Times New Roman"/>
            <w:rPrChange w:id="879" w:author="Brian Stock" w:date="2020-08-31T19:35:00Z">
              <w:rPr>
                <w:rFonts w:ascii="Times New Roman" w:hAnsi="Times New Roman" w:cs="Times New Roman"/>
              </w:rPr>
            </w:rPrChange>
          </w:rPr>
          <w:delText xml:space="preserve"> Hilborn, R. Examining common assumptions about recruitment: a meta</w:delText>
        </w:r>
        <w:r w:rsidRPr="0003267E" w:rsidDel="00606AF8">
          <w:rPr>
            <w:rFonts w:ascii="Cambria Math" w:hAnsi="Cambria Math" w:cs="Cambria Math"/>
            <w:rPrChange w:id="880" w:author="Brian Stock" w:date="2020-08-31T19:35:00Z">
              <w:rPr>
                <w:rFonts w:ascii="Cambria Math" w:hAnsi="Cambria Math" w:cs="Cambria Math"/>
              </w:rPr>
            </w:rPrChange>
          </w:rPr>
          <w:delText>‐</w:delText>
        </w:r>
        <w:r w:rsidRPr="0003267E" w:rsidDel="00606AF8">
          <w:rPr>
            <w:rFonts w:ascii="Times New Roman" w:hAnsi="Times New Roman" w:cs="Times New Roman"/>
            <w:rPrChange w:id="881" w:author="Brian Stock" w:date="2020-08-31T19:35:00Z">
              <w:rPr>
                <w:rFonts w:ascii="Times New Roman" w:hAnsi="Times New Roman" w:cs="Times New Roman"/>
              </w:rPr>
            </w:rPrChange>
          </w:rPr>
          <w:delText>analysis of recruitment dynamics for worldwide marine fisheries. Fish and Fisheries</w:delText>
        </w:r>
      </w:del>
      <w:del w:id="882" w:author="Brian Stock" w:date="2020-08-31T19:47:00Z">
        <w:r w:rsidRPr="0003267E" w:rsidDel="00E06303">
          <w:rPr>
            <w:rFonts w:ascii="Times New Roman" w:hAnsi="Times New Roman" w:cs="Times New Roman"/>
            <w:rPrChange w:id="883" w:author="Brian Stock" w:date="2020-08-31T19:35:00Z">
              <w:rPr>
                <w:rFonts w:ascii="Times New Roman" w:hAnsi="Times New Roman" w:cs="Times New Roman"/>
              </w:rPr>
            </w:rPrChange>
          </w:rPr>
          <w:delText>.</w:delText>
        </w:r>
      </w:del>
      <w:del w:id="884" w:author="Brian Stock" w:date="2020-08-31T19:49:00Z">
        <w:r w:rsidRPr="0003267E" w:rsidDel="00606AF8">
          <w:rPr>
            <w:rFonts w:ascii="Times New Roman" w:hAnsi="Times New Roman" w:cs="Times New Roman"/>
            <w:rPrChange w:id="885" w:author="Brian Stock" w:date="2020-08-31T19:35:00Z">
              <w:rPr>
                <w:rFonts w:ascii="Times New Roman" w:hAnsi="Times New Roman" w:cs="Times New Roman"/>
              </w:rPr>
            </w:rPrChange>
          </w:rPr>
          <w:delText xml:space="preserve"> 16:633-648</w:delText>
        </w:r>
      </w:del>
      <w:del w:id="886" w:author="Brian Stock" w:date="2020-08-31T15:17:00Z">
        <w:r w:rsidRPr="0003267E" w:rsidDel="00B26BC1">
          <w:rPr>
            <w:rFonts w:ascii="Times New Roman" w:hAnsi="Times New Roman" w:cs="Times New Roman"/>
            <w:rPrChange w:id="887" w:author="Brian Stock" w:date="2020-08-31T19:35:00Z">
              <w:rPr>
                <w:rFonts w:ascii="Times New Roman" w:hAnsi="Times New Roman" w:cs="Times New Roman"/>
              </w:rPr>
            </w:rPrChange>
          </w:rPr>
          <w:delText>; 2015</w:delText>
        </w:r>
      </w:del>
    </w:p>
    <w:p w14:paraId="13A43330" w14:textId="68A2B094" w:rsidR="004753A9" w:rsidRPr="0003267E" w:rsidRDefault="004753A9" w:rsidP="004753A9">
      <w:pPr>
        <w:ind w:left="720" w:hanging="720"/>
        <w:rPr>
          <w:rFonts w:ascii="Times New Roman" w:hAnsi="Times New Roman" w:cs="Times New Roman"/>
          <w:rPrChange w:id="888" w:author="Brian Stock" w:date="2020-08-31T19:35:00Z">
            <w:rPr>
              <w:rFonts w:ascii="Times New Roman" w:hAnsi="Times New Roman" w:cs="Times New Roman"/>
            </w:rPr>
          </w:rPrChange>
        </w:rPr>
      </w:pPr>
      <w:r w:rsidRPr="0003267E">
        <w:rPr>
          <w:rFonts w:ascii="Times New Roman" w:hAnsi="Times New Roman" w:cs="Times New Roman"/>
          <w:rPrChange w:id="889" w:author="Brian Stock" w:date="2020-08-31T19:35:00Z">
            <w:rPr>
              <w:rFonts w:ascii="Times New Roman" w:hAnsi="Times New Roman" w:cs="Times New Roman"/>
            </w:rPr>
          </w:rPrChange>
        </w:rPr>
        <w:t>Thorson, J.T.</w:t>
      </w:r>
      <w:del w:id="890" w:author="Brian Stock" w:date="2020-08-31T19:35:00Z">
        <w:r w:rsidRPr="0003267E" w:rsidDel="0003267E">
          <w:rPr>
            <w:rFonts w:ascii="Times New Roman" w:hAnsi="Times New Roman" w:cs="Times New Roman"/>
            <w:rPrChange w:id="891" w:author="Brian Stock" w:date="2020-08-31T19:35:00Z">
              <w:rPr>
                <w:rFonts w:ascii="Times New Roman" w:hAnsi="Times New Roman" w:cs="Times New Roman"/>
              </w:rPr>
            </w:rPrChange>
          </w:rPr>
          <w:delText>;</w:delText>
        </w:r>
      </w:del>
      <w:ins w:id="892" w:author="Brian Stock" w:date="2020-08-31T19:35:00Z">
        <w:r w:rsidR="0003267E">
          <w:rPr>
            <w:rFonts w:ascii="Times New Roman" w:hAnsi="Times New Roman" w:cs="Times New Roman"/>
          </w:rPr>
          <w:t>,</w:t>
        </w:r>
      </w:ins>
      <w:r w:rsidRPr="0003267E">
        <w:rPr>
          <w:rFonts w:ascii="Times New Roman" w:hAnsi="Times New Roman" w:cs="Times New Roman"/>
          <w:rPrChange w:id="893" w:author="Brian Stock" w:date="2020-08-31T19:35:00Z">
            <w:rPr>
              <w:rFonts w:ascii="Times New Roman" w:hAnsi="Times New Roman" w:cs="Times New Roman"/>
            </w:rPr>
          </w:rPrChange>
        </w:rPr>
        <w:t xml:space="preserve"> Jensen, O.P.</w:t>
      </w:r>
      <w:del w:id="894" w:author="Brian Stock" w:date="2020-08-31T19:35:00Z">
        <w:r w:rsidRPr="0003267E" w:rsidDel="0003267E">
          <w:rPr>
            <w:rFonts w:ascii="Times New Roman" w:hAnsi="Times New Roman" w:cs="Times New Roman"/>
            <w:rPrChange w:id="895" w:author="Brian Stock" w:date="2020-08-31T19:35:00Z">
              <w:rPr>
                <w:rFonts w:ascii="Times New Roman" w:hAnsi="Times New Roman" w:cs="Times New Roman"/>
              </w:rPr>
            </w:rPrChange>
          </w:rPr>
          <w:delText>;</w:delText>
        </w:r>
      </w:del>
      <w:ins w:id="896" w:author="Brian Stock" w:date="2020-08-31T19:35:00Z">
        <w:r w:rsidR="0003267E">
          <w:rPr>
            <w:rFonts w:ascii="Times New Roman" w:hAnsi="Times New Roman" w:cs="Times New Roman"/>
          </w:rPr>
          <w:t>,</w:t>
        </w:r>
      </w:ins>
      <w:r w:rsidRPr="0003267E">
        <w:rPr>
          <w:rFonts w:ascii="Times New Roman" w:hAnsi="Times New Roman" w:cs="Times New Roman"/>
          <w:rPrChange w:id="897" w:author="Brian Stock" w:date="2020-08-31T19:35:00Z">
            <w:rPr>
              <w:rFonts w:ascii="Times New Roman" w:hAnsi="Times New Roman" w:cs="Times New Roman"/>
            </w:rPr>
          </w:rPrChange>
        </w:rPr>
        <w:t xml:space="preserve"> </w:t>
      </w:r>
      <w:ins w:id="898" w:author="Brian Stock" w:date="2020-08-31T19:47:00Z">
        <w:r w:rsidR="00E06303">
          <w:rPr>
            <w:rFonts w:ascii="Times New Roman" w:hAnsi="Times New Roman" w:cs="Times New Roman"/>
          </w:rPr>
          <w:t xml:space="preserve">and </w:t>
        </w:r>
      </w:ins>
      <w:proofErr w:type="spellStart"/>
      <w:r w:rsidRPr="0003267E">
        <w:rPr>
          <w:rFonts w:ascii="Times New Roman" w:hAnsi="Times New Roman" w:cs="Times New Roman"/>
          <w:rPrChange w:id="899" w:author="Brian Stock" w:date="2020-08-31T19:35:00Z">
            <w:rPr>
              <w:rFonts w:ascii="Times New Roman" w:hAnsi="Times New Roman" w:cs="Times New Roman"/>
            </w:rPr>
          </w:rPrChange>
        </w:rPr>
        <w:t>Zipkin</w:t>
      </w:r>
      <w:proofErr w:type="spellEnd"/>
      <w:r w:rsidRPr="0003267E">
        <w:rPr>
          <w:rFonts w:ascii="Times New Roman" w:hAnsi="Times New Roman" w:cs="Times New Roman"/>
          <w:rPrChange w:id="900" w:author="Brian Stock" w:date="2020-08-31T19:35:00Z">
            <w:rPr>
              <w:rFonts w:ascii="Times New Roman" w:hAnsi="Times New Roman" w:cs="Times New Roman"/>
            </w:rPr>
          </w:rPrChange>
        </w:rPr>
        <w:t xml:space="preserve">, E.F. </w:t>
      </w:r>
      <w:ins w:id="901" w:author="Brian Stock" w:date="2020-08-31T15:17:00Z">
        <w:r w:rsidR="00B26BC1" w:rsidRPr="0003267E">
          <w:rPr>
            <w:rFonts w:ascii="Times New Roman" w:hAnsi="Times New Roman" w:cs="Times New Roman"/>
            <w:rPrChange w:id="902" w:author="Brian Stock" w:date="2020-08-31T19:35:00Z">
              <w:rPr>
                <w:rFonts w:ascii="Times New Roman" w:hAnsi="Times New Roman" w:cs="Times New Roman"/>
              </w:rPr>
            </w:rPrChange>
          </w:rPr>
          <w:t xml:space="preserve">2014. </w:t>
        </w:r>
      </w:ins>
      <w:r w:rsidRPr="0003267E">
        <w:rPr>
          <w:rFonts w:ascii="Times New Roman" w:hAnsi="Times New Roman" w:cs="Times New Roman"/>
          <w:rPrChange w:id="903" w:author="Brian Stock" w:date="2020-08-31T19:35:00Z">
            <w:rPr>
              <w:rFonts w:ascii="Times New Roman" w:hAnsi="Times New Roman" w:cs="Times New Roman"/>
            </w:rPr>
          </w:rPrChange>
        </w:rPr>
        <w:t>How variable is recruitment for exploited marine fishes? A hierarchical model for testing life history theory. Canadian Journal of Fisheries and Aquatic Sciences</w:t>
      </w:r>
      <w:del w:id="904" w:author="Brian Stock" w:date="2020-08-31T19:48:00Z">
        <w:r w:rsidRPr="0003267E" w:rsidDel="00E06303">
          <w:rPr>
            <w:rFonts w:ascii="Times New Roman" w:hAnsi="Times New Roman" w:cs="Times New Roman"/>
            <w:rPrChange w:id="905" w:author="Brian Stock" w:date="2020-08-31T19:35:00Z">
              <w:rPr>
                <w:rFonts w:ascii="Times New Roman" w:hAnsi="Times New Roman" w:cs="Times New Roman"/>
              </w:rPr>
            </w:rPrChange>
          </w:rPr>
          <w:delText>.</w:delText>
        </w:r>
      </w:del>
      <w:r w:rsidRPr="0003267E">
        <w:rPr>
          <w:rFonts w:ascii="Times New Roman" w:hAnsi="Times New Roman" w:cs="Times New Roman"/>
          <w:rPrChange w:id="906" w:author="Brian Stock" w:date="2020-08-31T19:35:00Z">
            <w:rPr>
              <w:rFonts w:ascii="Times New Roman" w:hAnsi="Times New Roman" w:cs="Times New Roman"/>
            </w:rPr>
          </w:rPrChange>
        </w:rPr>
        <w:t xml:space="preserve"> 71:</w:t>
      </w:r>
      <w:ins w:id="907" w:author="Brian Stock" w:date="2020-08-31T19:48:00Z">
        <w:r w:rsidR="00E06303">
          <w:rPr>
            <w:rFonts w:ascii="Times New Roman" w:hAnsi="Times New Roman" w:cs="Times New Roman"/>
          </w:rPr>
          <w:t xml:space="preserve"> </w:t>
        </w:r>
      </w:ins>
      <w:r w:rsidRPr="0003267E">
        <w:rPr>
          <w:rFonts w:ascii="Times New Roman" w:hAnsi="Times New Roman" w:cs="Times New Roman"/>
          <w:rPrChange w:id="908" w:author="Brian Stock" w:date="2020-08-31T19:35:00Z">
            <w:rPr>
              <w:rFonts w:ascii="Times New Roman" w:hAnsi="Times New Roman" w:cs="Times New Roman"/>
            </w:rPr>
          </w:rPrChange>
        </w:rPr>
        <w:t>973-983</w:t>
      </w:r>
      <w:ins w:id="909" w:author="Brian Stock" w:date="2020-08-31T15:17:00Z">
        <w:r w:rsidR="00B26BC1" w:rsidRPr="0003267E">
          <w:rPr>
            <w:rFonts w:ascii="Times New Roman" w:hAnsi="Times New Roman" w:cs="Times New Roman"/>
            <w:rPrChange w:id="910" w:author="Brian Stock" w:date="2020-08-31T19:35:00Z">
              <w:rPr>
                <w:rFonts w:ascii="Times New Roman" w:hAnsi="Times New Roman" w:cs="Times New Roman"/>
              </w:rPr>
            </w:rPrChange>
          </w:rPr>
          <w:t>.</w:t>
        </w:r>
      </w:ins>
      <w:del w:id="911" w:author="Brian Stock" w:date="2020-08-31T15:17:00Z">
        <w:r w:rsidRPr="0003267E" w:rsidDel="00B26BC1">
          <w:rPr>
            <w:rFonts w:ascii="Times New Roman" w:hAnsi="Times New Roman" w:cs="Times New Roman"/>
            <w:rPrChange w:id="912" w:author="Brian Stock" w:date="2020-08-31T19:35:00Z">
              <w:rPr>
                <w:rFonts w:ascii="Times New Roman" w:hAnsi="Times New Roman" w:cs="Times New Roman"/>
              </w:rPr>
            </w:rPrChange>
          </w:rPr>
          <w:delText>; 2014</w:delText>
        </w:r>
      </w:del>
    </w:p>
    <w:p w14:paraId="1D4C83F8" w14:textId="2D8194F8" w:rsidR="004753A9" w:rsidRPr="0003267E" w:rsidRDefault="004753A9" w:rsidP="004753A9">
      <w:pPr>
        <w:ind w:left="720" w:hanging="720"/>
        <w:rPr>
          <w:rFonts w:ascii="Times New Roman" w:hAnsi="Times New Roman" w:cs="Times New Roman"/>
          <w:rPrChange w:id="913" w:author="Brian Stock" w:date="2020-08-31T19:35:00Z">
            <w:rPr>
              <w:rFonts w:ascii="Times New Roman" w:hAnsi="Times New Roman" w:cs="Times New Roman"/>
            </w:rPr>
          </w:rPrChange>
        </w:rPr>
      </w:pPr>
      <w:r w:rsidRPr="0003267E">
        <w:rPr>
          <w:rFonts w:ascii="Times New Roman" w:hAnsi="Times New Roman" w:cs="Times New Roman"/>
          <w:rPrChange w:id="914" w:author="Brian Stock" w:date="2020-08-31T19:35:00Z">
            <w:rPr>
              <w:rFonts w:ascii="Times New Roman" w:hAnsi="Times New Roman" w:cs="Times New Roman"/>
            </w:rPr>
          </w:rPrChange>
        </w:rPr>
        <w:t>Thorson, J.T.</w:t>
      </w:r>
      <w:del w:id="915" w:author="Brian Stock" w:date="2020-08-31T19:35:00Z">
        <w:r w:rsidRPr="0003267E" w:rsidDel="0003267E">
          <w:rPr>
            <w:rFonts w:ascii="Times New Roman" w:hAnsi="Times New Roman" w:cs="Times New Roman"/>
            <w:rPrChange w:id="916" w:author="Brian Stock" w:date="2020-08-31T19:35:00Z">
              <w:rPr>
                <w:rFonts w:ascii="Times New Roman" w:hAnsi="Times New Roman" w:cs="Times New Roman"/>
              </w:rPr>
            </w:rPrChange>
          </w:rPr>
          <w:delText>;</w:delText>
        </w:r>
      </w:del>
      <w:ins w:id="917" w:author="Brian Stock" w:date="2020-08-31T19:35:00Z">
        <w:r w:rsidR="0003267E">
          <w:rPr>
            <w:rFonts w:ascii="Times New Roman" w:hAnsi="Times New Roman" w:cs="Times New Roman"/>
          </w:rPr>
          <w:t>,</w:t>
        </w:r>
      </w:ins>
      <w:r w:rsidRPr="0003267E">
        <w:rPr>
          <w:rFonts w:ascii="Times New Roman" w:hAnsi="Times New Roman" w:cs="Times New Roman"/>
          <w:rPrChange w:id="918" w:author="Brian Stock" w:date="2020-08-31T19:35:00Z">
            <w:rPr>
              <w:rFonts w:ascii="Times New Roman" w:hAnsi="Times New Roman" w:cs="Times New Roman"/>
            </w:rPr>
          </w:rPrChange>
        </w:rPr>
        <w:t xml:space="preserve"> </w:t>
      </w:r>
      <w:proofErr w:type="spellStart"/>
      <w:r w:rsidRPr="0003267E">
        <w:rPr>
          <w:rFonts w:ascii="Times New Roman" w:hAnsi="Times New Roman" w:cs="Times New Roman"/>
          <w:rPrChange w:id="919" w:author="Brian Stock" w:date="2020-08-31T19:35:00Z">
            <w:rPr>
              <w:rFonts w:ascii="Times New Roman" w:hAnsi="Times New Roman" w:cs="Times New Roman"/>
            </w:rPr>
          </w:rPrChange>
        </w:rPr>
        <w:t>Monnahan</w:t>
      </w:r>
      <w:proofErr w:type="spellEnd"/>
      <w:r w:rsidRPr="0003267E">
        <w:rPr>
          <w:rFonts w:ascii="Times New Roman" w:hAnsi="Times New Roman" w:cs="Times New Roman"/>
          <w:rPrChange w:id="920" w:author="Brian Stock" w:date="2020-08-31T19:35:00Z">
            <w:rPr>
              <w:rFonts w:ascii="Times New Roman" w:hAnsi="Times New Roman" w:cs="Times New Roman"/>
            </w:rPr>
          </w:rPrChange>
        </w:rPr>
        <w:t>, C.C.</w:t>
      </w:r>
      <w:del w:id="921" w:author="Brian Stock" w:date="2020-08-31T19:35:00Z">
        <w:r w:rsidRPr="0003267E" w:rsidDel="0003267E">
          <w:rPr>
            <w:rFonts w:ascii="Times New Roman" w:hAnsi="Times New Roman" w:cs="Times New Roman"/>
            <w:rPrChange w:id="922" w:author="Brian Stock" w:date="2020-08-31T19:35:00Z">
              <w:rPr>
                <w:rFonts w:ascii="Times New Roman" w:hAnsi="Times New Roman" w:cs="Times New Roman"/>
              </w:rPr>
            </w:rPrChange>
          </w:rPr>
          <w:delText>;</w:delText>
        </w:r>
      </w:del>
      <w:ins w:id="923" w:author="Brian Stock" w:date="2020-08-31T19:35:00Z">
        <w:r w:rsidR="0003267E">
          <w:rPr>
            <w:rFonts w:ascii="Times New Roman" w:hAnsi="Times New Roman" w:cs="Times New Roman"/>
          </w:rPr>
          <w:t>,</w:t>
        </w:r>
      </w:ins>
      <w:r w:rsidRPr="0003267E">
        <w:rPr>
          <w:rFonts w:ascii="Times New Roman" w:hAnsi="Times New Roman" w:cs="Times New Roman"/>
          <w:rPrChange w:id="924" w:author="Brian Stock" w:date="2020-08-31T19:35:00Z">
            <w:rPr>
              <w:rFonts w:ascii="Times New Roman" w:hAnsi="Times New Roman" w:cs="Times New Roman"/>
            </w:rPr>
          </w:rPrChange>
        </w:rPr>
        <w:t xml:space="preserve"> </w:t>
      </w:r>
      <w:ins w:id="925" w:author="Brian Stock" w:date="2020-08-31T19:48:00Z">
        <w:r w:rsidR="00E06303">
          <w:rPr>
            <w:rFonts w:ascii="Times New Roman" w:hAnsi="Times New Roman" w:cs="Times New Roman"/>
          </w:rPr>
          <w:t xml:space="preserve">and </w:t>
        </w:r>
      </w:ins>
      <w:r w:rsidRPr="0003267E">
        <w:rPr>
          <w:rFonts w:ascii="Times New Roman" w:hAnsi="Times New Roman" w:cs="Times New Roman"/>
          <w:rPrChange w:id="926" w:author="Brian Stock" w:date="2020-08-31T19:35:00Z">
            <w:rPr>
              <w:rFonts w:ascii="Times New Roman" w:hAnsi="Times New Roman" w:cs="Times New Roman"/>
            </w:rPr>
          </w:rPrChange>
        </w:rPr>
        <w:t xml:space="preserve">Cope, J.M. </w:t>
      </w:r>
      <w:ins w:id="927" w:author="Brian Stock" w:date="2020-08-31T15:17:00Z">
        <w:r w:rsidR="00B26BC1" w:rsidRPr="0003267E">
          <w:rPr>
            <w:rFonts w:ascii="Times New Roman" w:hAnsi="Times New Roman" w:cs="Times New Roman"/>
            <w:rPrChange w:id="928" w:author="Brian Stock" w:date="2020-08-31T19:35:00Z">
              <w:rPr>
                <w:rFonts w:ascii="Times New Roman" w:hAnsi="Times New Roman" w:cs="Times New Roman"/>
              </w:rPr>
            </w:rPrChange>
          </w:rPr>
          <w:t xml:space="preserve">2015. </w:t>
        </w:r>
      </w:ins>
      <w:r w:rsidRPr="0003267E">
        <w:rPr>
          <w:rFonts w:ascii="Times New Roman" w:hAnsi="Times New Roman" w:cs="Times New Roman"/>
          <w:rPrChange w:id="929" w:author="Brian Stock" w:date="2020-08-31T19:35:00Z">
            <w:rPr>
              <w:rFonts w:ascii="Times New Roman" w:hAnsi="Times New Roman" w:cs="Times New Roman"/>
            </w:rPr>
          </w:rPrChange>
        </w:rPr>
        <w:t>The potential impact of time-variation in vital rates on fisheries management targets for marine fishes. Fisheries Research</w:t>
      </w:r>
      <w:del w:id="930" w:author="Brian Stock" w:date="2020-08-31T19:48:00Z">
        <w:r w:rsidRPr="0003267E" w:rsidDel="00E06303">
          <w:rPr>
            <w:rFonts w:ascii="Times New Roman" w:hAnsi="Times New Roman" w:cs="Times New Roman"/>
            <w:rPrChange w:id="931" w:author="Brian Stock" w:date="2020-08-31T19:35:00Z">
              <w:rPr>
                <w:rFonts w:ascii="Times New Roman" w:hAnsi="Times New Roman" w:cs="Times New Roman"/>
              </w:rPr>
            </w:rPrChange>
          </w:rPr>
          <w:delText>.</w:delText>
        </w:r>
      </w:del>
      <w:r w:rsidRPr="0003267E">
        <w:rPr>
          <w:rFonts w:ascii="Times New Roman" w:hAnsi="Times New Roman" w:cs="Times New Roman"/>
          <w:rPrChange w:id="932" w:author="Brian Stock" w:date="2020-08-31T19:35:00Z">
            <w:rPr>
              <w:rFonts w:ascii="Times New Roman" w:hAnsi="Times New Roman" w:cs="Times New Roman"/>
            </w:rPr>
          </w:rPrChange>
        </w:rPr>
        <w:t xml:space="preserve"> 169:</w:t>
      </w:r>
      <w:ins w:id="933" w:author="Brian Stock" w:date="2020-08-31T19:48:00Z">
        <w:r w:rsidR="00E06303">
          <w:rPr>
            <w:rFonts w:ascii="Times New Roman" w:hAnsi="Times New Roman" w:cs="Times New Roman"/>
          </w:rPr>
          <w:t xml:space="preserve"> </w:t>
        </w:r>
      </w:ins>
      <w:r w:rsidRPr="0003267E">
        <w:rPr>
          <w:rFonts w:ascii="Times New Roman" w:hAnsi="Times New Roman" w:cs="Times New Roman"/>
          <w:rPrChange w:id="934" w:author="Brian Stock" w:date="2020-08-31T19:35:00Z">
            <w:rPr>
              <w:rFonts w:ascii="Times New Roman" w:hAnsi="Times New Roman" w:cs="Times New Roman"/>
            </w:rPr>
          </w:rPrChange>
        </w:rPr>
        <w:t>8-17</w:t>
      </w:r>
      <w:ins w:id="935" w:author="Brian Stock" w:date="2020-08-31T15:17:00Z">
        <w:r w:rsidR="00B26BC1" w:rsidRPr="0003267E">
          <w:rPr>
            <w:rFonts w:ascii="Times New Roman" w:hAnsi="Times New Roman" w:cs="Times New Roman"/>
            <w:rPrChange w:id="936" w:author="Brian Stock" w:date="2020-08-31T19:35:00Z">
              <w:rPr>
                <w:rFonts w:ascii="Times New Roman" w:hAnsi="Times New Roman" w:cs="Times New Roman"/>
              </w:rPr>
            </w:rPrChange>
          </w:rPr>
          <w:t>.</w:t>
        </w:r>
      </w:ins>
      <w:del w:id="937" w:author="Brian Stock" w:date="2020-08-31T15:17:00Z">
        <w:r w:rsidRPr="0003267E" w:rsidDel="00B26BC1">
          <w:rPr>
            <w:rFonts w:ascii="Times New Roman" w:hAnsi="Times New Roman" w:cs="Times New Roman"/>
            <w:rPrChange w:id="938" w:author="Brian Stock" w:date="2020-08-31T19:35:00Z">
              <w:rPr>
                <w:rFonts w:ascii="Times New Roman" w:hAnsi="Times New Roman" w:cs="Times New Roman"/>
              </w:rPr>
            </w:rPrChange>
          </w:rPr>
          <w:delText>; 2015</w:delText>
        </w:r>
      </w:del>
    </w:p>
    <w:p w14:paraId="1315E9AB" w14:textId="77777777" w:rsidR="00B26BC1" w:rsidRPr="0003267E" w:rsidRDefault="00EA7EA4" w:rsidP="004753A9">
      <w:pPr>
        <w:ind w:left="720" w:hanging="720"/>
        <w:rPr>
          <w:ins w:id="939" w:author="Brian Stock" w:date="2020-08-31T15:16:00Z"/>
          <w:rFonts w:ascii="Times New Roman" w:hAnsi="Times New Roman" w:cs="Times New Roman"/>
          <w:rPrChange w:id="940" w:author="Brian Stock" w:date="2020-08-31T19:35:00Z">
            <w:rPr>
              <w:ins w:id="941" w:author="Brian Stock" w:date="2020-08-31T15:16:00Z"/>
              <w:rFonts w:ascii="Times New Roman" w:hAnsi="Times New Roman" w:cs="Times New Roman"/>
            </w:rPr>
          </w:rPrChange>
        </w:rPr>
      </w:pPr>
      <w:r w:rsidRPr="0003267E">
        <w:rPr>
          <w:rFonts w:ascii="Times New Roman" w:hAnsi="Times New Roman" w:cs="Times New Roman"/>
          <w:rPrChange w:id="942" w:author="Brian Stock" w:date="2020-08-31T19:35:00Z">
            <w:rPr>
              <w:rFonts w:ascii="Times New Roman" w:hAnsi="Times New Roman" w:cs="Times New Roman"/>
            </w:rPr>
          </w:rPrChange>
        </w:rPr>
        <w:t>Xu, H., Miller, T. J., Hameed, S., Alade, L. A., and Nye, J. A. 2018. Evaluating the utility of the Gulf Stream Index for predicting recruitment of Southern New England-Mid Atlantic yellowtail flounder. Fisheries Oceanography</w:t>
      </w:r>
      <w:del w:id="943" w:author="Brian Stock" w:date="2020-08-31T19:48:00Z">
        <w:r w:rsidRPr="0003267E" w:rsidDel="00E06303">
          <w:rPr>
            <w:rFonts w:ascii="Times New Roman" w:hAnsi="Times New Roman" w:cs="Times New Roman"/>
            <w:rPrChange w:id="944" w:author="Brian Stock" w:date="2020-08-31T19:35:00Z">
              <w:rPr>
                <w:rFonts w:ascii="Times New Roman" w:hAnsi="Times New Roman" w:cs="Times New Roman"/>
              </w:rPr>
            </w:rPrChange>
          </w:rPr>
          <w:delText>,</w:delText>
        </w:r>
      </w:del>
      <w:r w:rsidRPr="0003267E">
        <w:rPr>
          <w:rFonts w:ascii="Times New Roman" w:hAnsi="Times New Roman" w:cs="Times New Roman"/>
          <w:rPrChange w:id="945" w:author="Brian Stock" w:date="2020-08-31T19:35:00Z">
            <w:rPr>
              <w:rFonts w:ascii="Times New Roman" w:hAnsi="Times New Roman" w:cs="Times New Roman"/>
            </w:rPr>
          </w:rPrChange>
        </w:rPr>
        <w:t xml:space="preserve"> 27: 85–95.</w:t>
      </w:r>
      <w:r w:rsidR="004753A9" w:rsidRPr="0003267E">
        <w:rPr>
          <w:rFonts w:ascii="Times New Roman" w:hAnsi="Times New Roman" w:cs="Times New Roman"/>
          <w:rPrChange w:id="946" w:author="Brian Stock" w:date="2020-08-31T19:35:00Z">
            <w:rPr>
              <w:rFonts w:ascii="Times New Roman" w:hAnsi="Times New Roman" w:cs="Times New Roman"/>
            </w:rPr>
          </w:rPrChange>
        </w:rPr>
        <w:fldChar w:fldCharType="end"/>
      </w:r>
    </w:p>
    <w:p w14:paraId="176D8E40" w14:textId="10D4D0B9" w:rsidR="00B26BC1" w:rsidRPr="0003267E" w:rsidRDefault="00B26BC1" w:rsidP="004753A9">
      <w:pPr>
        <w:ind w:left="720" w:hanging="720"/>
        <w:rPr>
          <w:ins w:id="947" w:author="Brian Stock" w:date="2020-08-31T15:16:00Z"/>
          <w:rFonts w:ascii="Times New Roman" w:hAnsi="Times New Roman" w:cs="Times New Roman"/>
          <w:rPrChange w:id="948" w:author="Brian Stock" w:date="2020-08-31T19:35:00Z">
            <w:rPr>
              <w:ins w:id="949" w:author="Brian Stock" w:date="2020-08-31T15:16:00Z"/>
              <w:rFonts w:ascii="Times New Roman" w:hAnsi="Times New Roman" w:cs="Times New Roman"/>
            </w:rPr>
          </w:rPrChange>
        </w:rPr>
      </w:pPr>
      <w:ins w:id="950" w:author="Brian Stock" w:date="2020-08-31T15:16:00Z">
        <w:r w:rsidRPr="0003267E">
          <w:rPr>
            <w:rFonts w:ascii="Times New Roman" w:hAnsi="Times New Roman" w:cs="Times New Roman"/>
            <w:rPrChange w:id="951" w:author="Brian Stock" w:date="2020-08-31T19:35:00Z">
              <w:rPr>
                <w:rFonts w:ascii="Times New Roman" w:hAnsi="Times New Roman" w:cs="Times New Roman"/>
              </w:rPr>
            </w:rPrChange>
          </w:rPr>
          <w:t xml:space="preserve">Xu, H., Thorson, J. T., </w:t>
        </w:r>
        <w:proofErr w:type="spellStart"/>
        <w:r w:rsidRPr="0003267E">
          <w:rPr>
            <w:rFonts w:ascii="Times New Roman" w:hAnsi="Times New Roman" w:cs="Times New Roman"/>
            <w:rPrChange w:id="952" w:author="Brian Stock" w:date="2020-08-31T19:35:00Z">
              <w:rPr>
                <w:rFonts w:ascii="Times New Roman" w:hAnsi="Times New Roman" w:cs="Times New Roman"/>
              </w:rPr>
            </w:rPrChange>
          </w:rPr>
          <w:t>Methot</w:t>
        </w:r>
        <w:proofErr w:type="spellEnd"/>
        <w:r w:rsidRPr="0003267E">
          <w:rPr>
            <w:rFonts w:ascii="Times New Roman" w:hAnsi="Times New Roman" w:cs="Times New Roman"/>
            <w:rPrChange w:id="953" w:author="Brian Stock" w:date="2020-08-31T19:35:00Z">
              <w:rPr>
                <w:rFonts w:ascii="Times New Roman" w:hAnsi="Times New Roman" w:cs="Times New Roman"/>
              </w:rPr>
            </w:rPrChange>
          </w:rPr>
          <w:t>, R. D., and Taylor, I. G. 2019. A new semi-parametric method for autocorrelated age-and time-varying selectivity in age-structured assessment models. Canadian Journal of Fisheries and Aquatic Sciences</w:t>
        </w:r>
      </w:ins>
      <w:ins w:id="954" w:author="Brian Stock" w:date="2020-08-31T19:48:00Z">
        <w:r w:rsidR="00E06303">
          <w:rPr>
            <w:rFonts w:ascii="Times New Roman" w:hAnsi="Times New Roman" w:cs="Times New Roman"/>
          </w:rPr>
          <w:t xml:space="preserve"> </w:t>
        </w:r>
      </w:ins>
      <w:ins w:id="955" w:author="Brian Stock" w:date="2020-08-31T15:16:00Z">
        <w:r w:rsidRPr="0003267E">
          <w:rPr>
            <w:rFonts w:ascii="Times New Roman" w:hAnsi="Times New Roman" w:cs="Times New Roman"/>
            <w:rPrChange w:id="956" w:author="Brian Stock" w:date="2020-08-31T19:35:00Z">
              <w:rPr>
                <w:rFonts w:ascii="Times New Roman" w:hAnsi="Times New Roman" w:cs="Times New Roman"/>
              </w:rPr>
            </w:rPrChange>
          </w:rPr>
          <w:t>76: 268-285.</w:t>
        </w:r>
      </w:ins>
    </w:p>
    <w:p w14:paraId="159D1C54" w14:textId="10368A8A" w:rsidR="004753A9" w:rsidRDefault="004753A9" w:rsidP="004753A9">
      <w:pPr>
        <w:ind w:left="720" w:hanging="720"/>
        <w:rPr>
          <w:rFonts w:ascii="Times New Roman" w:hAnsi="Times New Roman" w:cs="Times New Roman"/>
        </w:rPr>
      </w:pPr>
      <w:r w:rsidRPr="00EA75F0">
        <w:rPr>
          <w:rFonts w:ascii="Times New Roman" w:hAnsi="Times New Roman" w:cs="Times New Roman"/>
        </w:rPr>
        <w:fldChar w:fldCharType="begin"/>
      </w:r>
      <w:r w:rsidRPr="00EA75F0">
        <w:rPr>
          <w:rFonts w:ascii="Times New Roman" w:hAnsi="Times New Roman" w:cs="Times New Roman"/>
        </w:rPr>
        <w:instrText xml:space="preserve"> ADDIN </w:instrText>
      </w:r>
      <w:r w:rsidRPr="00EA75F0">
        <w:rPr>
          <w:rFonts w:ascii="Times New Roman" w:hAnsi="Times New Roman" w:cs="Times New Roman"/>
        </w:rPr>
        <w:fldChar w:fldCharType="end"/>
      </w:r>
      <w:r>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12"/>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with the covariance given by Eq. 5. NAA-1 is most similar to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0D0DC2"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year</w:t>
            </w:r>
          </w:p>
        </w:tc>
        <w:tc>
          <w:tcPr>
            <w:tcW w:w="2070" w:type="dxa"/>
            <w:vAlign w:val="center"/>
          </w:tcPr>
          <w:p w14:paraId="4BAB36AA" w14:textId="0995F772" w:rsidR="00EB68BC" w:rsidRPr="00A53D54" w:rsidRDefault="000D0DC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0D0DC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age</w:t>
            </w:r>
          </w:p>
        </w:tc>
        <w:tc>
          <w:tcPr>
            <w:tcW w:w="2070" w:type="dxa"/>
            <w:vAlign w:val="center"/>
          </w:tcPr>
          <w:p w14:paraId="4F311D98" w14:textId="13FCE542" w:rsidR="00EB68BC" w:rsidRPr="00A53D54" w:rsidRDefault="000D0DC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year</w:t>
            </w:r>
          </w:p>
        </w:tc>
        <w:tc>
          <w:tcPr>
            <w:tcW w:w="2070" w:type="dxa"/>
            <w:vAlign w:val="center"/>
          </w:tcPr>
          <w:p w14:paraId="64B5C69B" w14:textId="00A83857" w:rsidR="00EB68BC" w:rsidRPr="00A53D54" w:rsidRDefault="000D0DC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2D AR(1)</w:t>
            </w:r>
          </w:p>
        </w:tc>
        <w:tc>
          <w:tcPr>
            <w:tcW w:w="2070" w:type="dxa"/>
            <w:tcBorders>
              <w:bottom w:val="single" w:sz="4" w:space="0" w:color="auto"/>
            </w:tcBorders>
            <w:vAlign w:val="center"/>
          </w:tcPr>
          <w:p w14:paraId="3646E187" w14:textId="3498E04F" w:rsidR="00EB68BC" w:rsidRPr="00A53D54" w:rsidRDefault="000D0DC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0D0DC2"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AR(1) age</w:t>
            </w:r>
          </w:p>
        </w:tc>
        <w:tc>
          <w:tcPr>
            <w:tcW w:w="2250" w:type="dxa"/>
            <w:vAlign w:val="center"/>
          </w:tcPr>
          <w:p w14:paraId="38310242" w14:textId="538C0466" w:rsidR="0092249C" w:rsidRPr="00A53D54" w:rsidRDefault="000D0DC2"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AR(1) year</w:t>
            </w:r>
          </w:p>
        </w:tc>
        <w:tc>
          <w:tcPr>
            <w:tcW w:w="2250" w:type="dxa"/>
            <w:vAlign w:val="center"/>
          </w:tcPr>
          <w:p w14:paraId="4F14463E" w14:textId="7A9E2766" w:rsidR="0092249C" w:rsidRPr="00A53D54" w:rsidRDefault="000D0DC2"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2D AR(1)</w:t>
            </w:r>
          </w:p>
        </w:tc>
        <w:tc>
          <w:tcPr>
            <w:tcW w:w="2250" w:type="dxa"/>
            <w:vAlign w:val="center"/>
          </w:tcPr>
          <w:p w14:paraId="20BB8552" w14:textId="458783A0" w:rsidR="0092249C" w:rsidRPr="00A53D54" w:rsidRDefault="000D0DC2"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0D0DC2"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0D0DC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AR(1) age</w:t>
            </w:r>
          </w:p>
        </w:tc>
        <w:tc>
          <w:tcPr>
            <w:tcW w:w="2250" w:type="dxa"/>
            <w:vAlign w:val="center"/>
          </w:tcPr>
          <w:p w14:paraId="53FEFC70" w14:textId="2949C262" w:rsidR="0092249C" w:rsidRPr="00727266" w:rsidRDefault="000D0DC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AR(1) year</w:t>
            </w:r>
          </w:p>
        </w:tc>
        <w:tc>
          <w:tcPr>
            <w:tcW w:w="2250" w:type="dxa"/>
            <w:vAlign w:val="center"/>
          </w:tcPr>
          <w:p w14:paraId="131F102A" w14:textId="52961558" w:rsidR="0092249C" w:rsidRPr="00727266" w:rsidRDefault="000D0DC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2D AR(1)</w:t>
            </w:r>
          </w:p>
        </w:tc>
        <w:tc>
          <w:tcPr>
            <w:tcW w:w="2250" w:type="dxa"/>
            <w:tcBorders>
              <w:bottom w:val="single" w:sz="4" w:space="0" w:color="auto"/>
            </w:tcBorders>
            <w:vAlign w:val="center"/>
          </w:tcPr>
          <w:p w14:paraId="32F23A4F" w14:textId="4D72C92F" w:rsidR="0092249C" w:rsidRPr="00727266" w:rsidRDefault="000D0DC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247"/>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0D0DC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bookmarkStart w:id="957" w:name="_Hlk47096343"/>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958" w:name="table-2.-m-only-models-where-only-m-is-a"/>
      <w:bookmarkEnd w:id="957"/>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6495679C"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w:t>
      </w:r>
      <w:r w:rsidR="006919C1">
        <w:rPr>
          <w:rFonts w:ascii="Times New Roman" w:hAnsi="Times New Roman" w:cs="Times New Roman"/>
          <w:i/>
          <w:iCs/>
        </w:rPr>
        <w:t>M</w:t>
      </w:r>
      <w:r w:rsidR="00C958E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w:t>
      </w:r>
      <w:r w:rsidR="006919C1">
        <w:rPr>
          <w:rFonts w:ascii="Times New Roman" w:hAnsi="Times New Roman" w:cs="Times New Roman"/>
          <w:i/>
          <w:iCs/>
        </w:rPr>
        <w:t>M</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958"/>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w:t>
      </w:r>
      <w:r w:rsidR="006919C1">
        <w:rPr>
          <w:rFonts w:ascii="Times New Roman" w:hAnsi="Times New Roman" w:cs="Times New Roman"/>
          <w:i/>
          <w:iCs/>
        </w:rPr>
        <w:t>M</w:t>
      </w:r>
      <w:r w:rsidRPr="00A53D54">
        <w:rPr>
          <w:rFonts w:ascii="Times New Roman" w:hAnsi="Times New Roman" w:cs="Times New Roman"/>
        </w:rPr>
        <w:t xml:space="preserve">,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w:t>
      </w:r>
      <w:proofErr w:type="spellStart"/>
      <w:r w:rsidR="002A322C">
        <w:rPr>
          <w:rFonts w:ascii="Times New Roman" w:hAnsi="Times New Roman" w:cs="Times New Roman"/>
        </w:rPr>
        <w:t>ons</w:t>
      </w:r>
      <w:proofErr w:type="spellEnd"/>
      <w:r w:rsidR="002A322C">
        <w:rPr>
          <w:rFonts w:ascii="Times New Roman" w:hAnsi="Times New Roman" w:cs="Times New Roman"/>
        </w:rPr>
        <w:t xml:space="preserve">: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0D0DC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959" w:name="table-3.-naa-m."/>
    </w:p>
    <w:p w14:paraId="3027FC10" w14:textId="66EB83F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959"/>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0D0DC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0D0DC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960"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960"/>
    <w:p w14:paraId="731DD25D" w14:textId="76F7720D"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0D0DC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0D0DC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0D0DC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0D0DC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0D0DC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0D0DC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0D0DC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0D0DC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0D0DC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0D0DC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0D0DC2"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0D0DC2"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2629AFB6" w14:textId="2CB9BFB7" w:rsidR="0038372E" w:rsidRPr="00A53D54" w:rsidRDefault="0038372E" w:rsidP="0038372E">
      <w:pPr>
        <w:ind w:firstLine="0"/>
        <w:rPr>
          <w:rFonts w:ascii="Times New Roman" w:hAnsi="Times New Roman" w:cs="Times New Roman"/>
        </w:rPr>
      </w:pPr>
      <w:bookmarkStart w:id="961" w:name="_Toc465521920"/>
      <w:r w:rsidRPr="00A53D54">
        <w:rPr>
          <w:rFonts w:ascii="Times New Roman" w:hAnsi="Times New Roman" w:cs="Times New Roman"/>
        </w:rPr>
        <w:lastRenderedPageBreak/>
        <w:t xml:space="preserve">Table </w:t>
      </w:r>
      <w:r>
        <w:rPr>
          <w:rFonts w:ascii="Times New Roman" w:hAnsi="Times New Roman" w:cs="Times New Roman"/>
        </w:rPr>
        <w:t>7</w:t>
      </w:r>
      <w:r w:rsidRPr="00A53D54">
        <w:rPr>
          <w:rFonts w:ascii="Times New Roman" w:hAnsi="Times New Roman" w:cs="Times New Roman"/>
        </w:rPr>
        <w:t xml:space="preserve">. </w:t>
      </w:r>
      <w:r>
        <w:rPr>
          <w:rFonts w:ascii="Times New Roman" w:hAnsi="Times New Roman" w:cs="Times New Roman"/>
        </w:rPr>
        <w:t>Example model run times as a function of model size and whether TMB detected sparseness of the Hessian matrix.</w:t>
      </w:r>
      <w:r w:rsidR="00E23439">
        <w:rPr>
          <w:rFonts w:ascii="Times New Roman" w:hAnsi="Times New Roman" w:cs="Times New Roman"/>
        </w:rPr>
        <w:t xml:space="preserve"> Model size = number of random effects (dimension of the Hessian matrix with respect to random effects).</w:t>
      </w:r>
    </w:p>
    <w:tbl>
      <w:tblPr>
        <w:tblStyle w:val="Table"/>
        <w:tblW w:w="9198" w:type="dxa"/>
        <w:tblLook w:val="07E0" w:firstRow="1" w:lastRow="1" w:firstColumn="1" w:lastColumn="1" w:noHBand="1" w:noVBand="1"/>
      </w:tblPr>
      <w:tblGrid>
        <w:gridCol w:w="1728"/>
        <w:gridCol w:w="1170"/>
        <w:gridCol w:w="1260"/>
        <w:gridCol w:w="1980"/>
        <w:gridCol w:w="900"/>
        <w:gridCol w:w="990"/>
        <w:gridCol w:w="1170"/>
      </w:tblGrid>
      <w:tr w:rsidR="00F46A02" w:rsidRPr="00A53D54" w14:paraId="12A4671A" w14:textId="77777777" w:rsidTr="00F46A02">
        <w:trPr>
          <w:trHeight w:val="360"/>
        </w:trPr>
        <w:tc>
          <w:tcPr>
            <w:tcW w:w="1728" w:type="dxa"/>
            <w:tcBorders>
              <w:top w:val="single" w:sz="4" w:space="0" w:color="auto"/>
              <w:bottom w:val="single" w:sz="2" w:space="0" w:color="auto"/>
            </w:tcBorders>
            <w:vAlign w:val="center"/>
          </w:tcPr>
          <w:p w14:paraId="26811ADB" w14:textId="77777777" w:rsidR="00E23439" w:rsidRPr="00A53D54" w:rsidRDefault="00E23439" w:rsidP="0038372E">
            <w:pPr>
              <w:spacing w:after="0"/>
              <w:ind w:firstLine="0"/>
              <w:jc w:val="center"/>
              <w:rPr>
                <w:rFonts w:ascii="Times New Roman" w:hAnsi="Times New Roman" w:cs="Times New Roman"/>
              </w:rPr>
            </w:pPr>
            <w:r w:rsidRPr="00A53D54">
              <w:rPr>
                <w:rFonts w:ascii="Times New Roman" w:hAnsi="Times New Roman" w:cs="Times New Roman"/>
              </w:rPr>
              <w:t>Model</w:t>
            </w:r>
          </w:p>
        </w:tc>
        <w:tc>
          <w:tcPr>
            <w:tcW w:w="2430" w:type="dxa"/>
            <w:gridSpan w:val="2"/>
            <w:tcBorders>
              <w:top w:val="single" w:sz="4" w:space="0" w:color="auto"/>
              <w:bottom w:val="single" w:sz="2" w:space="0" w:color="auto"/>
            </w:tcBorders>
            <w:vAlign w:val="center"/>
          </w:tcPr>
          <w:p w14:paraId="41F00545" w14:textId="435B96FC"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NAA random effects</w:t>
            </w:r>
          </w:p>
        </w:tc>
        <w:tc>
          <w:tcPr>
            <w:tcW w:w="1980" w:type="dxa"/>
            <w:tcBorders>
              <w:top w:val="single" w:sz="4" w:space="0" w:color="auto"/>
              <w:bottom w:val="single" w:sz="2" w:space="0" w:color="auto"/>
            </w:tcBorders>
            <w:vAlign w:val="center"/>
          </w:tcPr>
          <w:p w14:paraId="30070D5F" w14:textId="01AEB09B"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M</w:t>
            </w:r>
            <w:r w:rsidR="00F46A02">
              <w:rPr>
                <w:rFonts w:ascii="Times New Roman" w:hAnsi="Times New Roman" w:cs="Times New Roman"/>
              </w:rPr>
              <w:t xml:space="preserve"> </w:t>
            </w:r>
            <w:r>
              <w:rPr>
                <w:rFonts w:ascii="Times New Roman" w:hAnsi="Times New Roman" w:cs="Times New Roman"/>
              </w:rPr>
              <w:t>random effects</w:t>
            </w:r>
          </w:p>
        </w:tc>
        <w:tc>
          <w:tcPr>
            <w:tcW w:w="900" w:type="dxa"/>
            <w:tcBorders>
              <w:top w:val="single" w:sz="4" w:space="0" w:color="auto"/>
              <w:bottom w:val="single" w:sz="2" w:space="0" w:color="auto"/>
            </w:tcBorders>
            <w:vAlign w:val="center"/>
          </w:tcPr>
          <w:p w14:paraId="2AA17428" w14:textId="677B5BEC" w:rsidR="00E23439"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Model size</w:t>
            </w:r>
          </w:p>
        </w:tc>
        <w:tc>
          <w:tcPr>
            <w:tcW w:w="990" w:type="dxa"/>
            <w:tcBorders>
              <w:top w:val="single" w:sz="4" w:space="0" w:color="auto"/>
              <w:bottom w:val="single" w:sz="2" w:space="0" w:color="auto"/>
            </w:tcBorders>
            <w:vAlign w:val="center"/>
          </w:tcPr>
          <w:p w14:paraId="0EF1EC90" w14:textId="335153A4"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Sparse Hessian</w:t>
            </w:r>
          </w:p>
        </w:tc>
        <w:tc>
          <w:tcPr>
            <w:tcW w:w="1170" w:type="dxa"/>
            <w:tcBorders>
              <w:top w:val="single" w:sz="4" w:space="0" w:color="auto"/>
              <w:bottom w:val="single" w:sz="2" w:space="0" w:color="auto"/>
            </w:tcBorders>
            <w:vAlign w:val="center"/>
          </w:tcPr>
          <w:p w14:paraId="720D1578" w14:textId="15ACDA70"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Run time (min)</w:t>
            </w:r>
          </w:p>
        </w:tc>
      </w:tr>
      <w:tr w:rsidR="00F46A02" w:rsidRPr="00A53D54" w14:paraId="2342678B" w14:textId="77777777" w:rsidTr="00F46A02">
        <w:trPr>
          <w:trHeight w:val="504"/>
        </w:trPr>
        <w:tc>
          <w:tcPr>
            <w:tcW w:w="1728" w:type="dxa"/>
            <w:tcBorders>
              <w:top w:val="single" w:sz="2" w:space="0" w:color="auto"/>
            </w:tcBorders>
            <w:vAlign w:val="center"/>
          </w:tcPr>
          <w:p w14:paraId="48141441" w14:textId="020A4D3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NAA-1</w:t>
            </w:r>
          </w:p>
        </w:tc>
        <w:tc>
          <w:tcPr>
            <w:tcW w:w="1170" w:type="dxa"/>
            <w:tcBorders>
              <w:top w:val="single" w:sz="2" w:space="0" w:color="auto"/>
            </w:tcBorders>
            <w:vAlign w:val="center"/>
          </w:tcPr>
          <w:p w14:paraId="30581B33" w14:textId="3809400D"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Recruits</w:t>
            </w:r>
          </w:p>
        </w:tc>
        <w:tc>
          <w:tcPr>
            <w:tcW w:w="1260" w:type="dxa"/>
            <w:tcBorders>
              <w:top w:val="single" w:sz="2" w:space="0" w:color="auto"/>
            </w:tcBorders>
            <w:vAlign w:val="center"/>
          </w:tcPr>
          <w:p w14:paraId="4559EA37" w14:textId="3BCA20FE" w:rsidR="00F46A02" w:rsidRPr="00A53D54" w:rsidRDefault="00F46A02" w:rsidP="0038372E">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1980" w:type="dxa"/>
            <w:tcBorders>
              <w:top w:val="single" w:sz="2" w:space="0" w:color="auto"/>
            </w:tcBorders>
            <w:vAlign w:val="center"/>
          </w:tcPr>
          <w:p w14:paraId="257B0956" w14:textId="57EAE140"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tcBorders>
              <w:top w:val="single" w:sz="2" w:space="0" w:color="auto"/>
            </w:tcBorders>
            <w:vAlign w:val="center"/>
          </w:tcPr>
          <w:p w14:paraId="0841E02C" w14:textId="0585ACD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45</w:t>
            </w:r>
          </w:p>
        </w:tc>
        <w:tc>
          <w:tcPr>
            <w:tcW w:w="990" w:type="dxa"/>
            <w:tcBorders>
              <w:top w:val="single" w:sz="2" w:space="0" w:color="auto"/>
            </w:tcBorders>
            <w:vAlign w:val="center"/>
          </w:tcPr>
          <w:p w14:paraId="6241ABD5" w14:textId="51E222F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tcBorders>
              <w:top w:val="single" w:sz="2" w:space="0" w:color="auto"/>
            </w:tcBorders>
            <w:vAlign w:val="center"/>
          </w:tcPr>
          <w:p w14:paraId="0C69FEE5" w14:textId="7B596A0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1.51</w:t>
            </w:r>
          </w:p>
        </w:tc>
      </w:tr>
      <w:tr w:rsidR="00F46A02" w:rsidRPr="00A53D54" w14:paraId="1B1B5212" w14:textId="77777777" w:rsidTr="00F46A02">
        <w:trPr>
          <w:trHeight w:val="504"/>
        </w:trPr>
        <w:tc>
          <w:tcPr>
            <w:tcW w:w="1728" w:type="dxa"/>
            <w:vAlign w:val="center"/>
          </w:tcPr>
          <w:p w14:paraId="458B08DA" w14:textId="6E0FA72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NAA-3</w:t>
            </w:r>
          </w:p>
        </w:tc>
        <w:tc>
          <w:tcPr>
            <w:tcW w:w="1170" w:type="dxa"/>
            <w:vAlign w:val="center"/>
          </w:tcPr>
          <w:p w14:paraId="0AA56EEC" w14:textId="0BAD0FE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01DF665F" w14:textId="4E0A9525" w:rsidR="00F46A02" w:rsidRPr="00A53D54" w:rsidRDefault="00F46A02" w:rsidP="0038372E">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1980" w:type="dxa"/>
            <w:vAlign w:val="center"/>
          </w:tcPr>
          <w:p w14:paraId="7266EF73" w14:textId="5E623A7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3FC56A73" w14:textId="4F99678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139185DD" w14:textId="565ECC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50C918B8" w14:textId="267F43D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0.37</w:t>
            </w:r>
          </w:p>
        </w:tc>
      </w:tr>
      <w:tr w:rsidR="00F46A02" w:rsidRPr="00A53D54" w14:paraId="64AB8983" w14:textId="77777777" w:rsidTr="00F46A02">
        <w:trPr>
          <w:trHeight w:val="504"/>
        </w:trPr>
        <w:tc>
          <w:tcPr>
            <w:tcW w:w="1728" w:type="dxa"/>
            <w:vAlign w:val="center"/>
          </w:tcPr>
          <w:p w14:paraId="02284898" w14:textId="1F0502F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NAA-6</w:t>
            </w:r>
          </w:p>
        </w:tc>
        <w:tc>
          <w:tcPr>
            <w:tcW w:w="1170" w:type="dxa"/>
            <w:vAlign w:val="center"/>
          </w:tcPr>
          <w:p w14:paraId="48F2D563" w14:textId="041D869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5E75B0B4" w14:textId="7BC10DC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2D AR(1)</w:t>
            </w:r>
          </w:p>
        </w:tc>
        <w:tc>
          <w:tcPr>
            <w:tcW w:w="1980" w:type="dxa"/>
            <w:vAlign w:val="center"/>
          </w:tcPr>
          <w:p w14:paraId="6408E027" w14:textId="323DB07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08020E75" w14:textId="75DE6E1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51F1599F" w14:textId="7387AC8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3080EAA" w14:textId="3045D58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1.12</w:t>
            </w:r>
          </w:p>
        </w:tc>
      </w:tr>
      <w:tr w:rsidR="00F46A02" w:rsidRPr="00A53D54" w14:paraId="5A296986" w14:textId="77777777" w:rsidTr="00F46A02">
        <w:trPr>
          <w:trHeight w:val="504"/>
        </w:trPr>
        <w:tc>
          <w:tcPr>
            <w:tcW w:w="1728" w:type="dxa"/>
            <w:vAlign w:val="center"/>
          </w:tcPr>
          <w:p w14:paraId="5BBBFDF7" w14:textId="168601E3"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M-2</w:t>
            </w:r>
          </w:p>
        </w:tc>
        <w:tc>
          <w:tcPr>
            <w:tcW w:w="1170" w:type="dxa"/>
            <w:vAlign w:val="center"/>
          </w:tcPr>
          <w:p w14:paraId="3FA0D752" w14:textId="6B089F6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560AE6A3" w14:textId="43EB2F24"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vAlign w:val="center"/>
          </w:tcPr>
          <w:p w14:paraId="7B3EE95B" w14:textId="1090330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IID</w:t>
            </w:r>
          </w:p>
        </w:tc>
        <w:tc>
          <w:tcPr>
            <w:tcW w:w="900" w:type="dxa"/>
            <w:vAlign w:val="center"/>
          </w:tcPr>
          <w:p w14:paraId="7571434F" w14:textId="335028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15301BB2" w14:textId="444E443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1A34803" w14:textId="0E03E76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2.67</w:t>
            </w:r>
          </w:p>
        </w:tc>
      </w:tr>
      <w:tr w:rsidR="00F46A02" w:rsidRPr="00A53D54" w14:paraId="2036316B" w14:textId="77777777" w:rsidTr="00F46A02">
        <w:trPr>
          <w:trHeight w:val="504"/>
        </w:trPr>
        <w:tc>
          <w:tcPr>
            <w:tcW w:w="1728" w:type="dxa"/>
            <w:vAlign w:val="center"/>
          </w:tcPr>
          <w:p w14:paraId="413E375C" w14:textId="6C16C506"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M-5</w:t>
            </w:r>
          </w:p>
        </w:tc>
        <w:tc>
          <w:tcPr>
            <w:tcW w:w="1170" w:type="dxa"/>
            <w:vAlign w:val="center"/>
          </w:tcPr>
          <w:p w14:paraId="40280C17" w14:textId="50E47D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0ADE975F" w14:textId="18A4319B"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vAlign w:val="center"/>
          </w:tcPr>
          <w:p w14:paraId="1861CDEA" w14:textId="6690255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vAlign w:val="center"/>
          </w:tcPr>
          <w:p w14:paraId="5DF6D841" w14:textId="70EB50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61D31273" w14:textId="4C3FCA22"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977A1A3" w14:textId="46D1166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10.30</w:t>
            </w:r>
          </w:p>
        </w:tc>
      </w:tr>
      <w:tr w:rsidR="00F46A02" w:rsidRPr="00A53D54" w14:paraId="4012E7D2" w14:textId="77777777" w:rsidTr="00F46A02">
        <w:trPr>
          <w:trHeight w:val="504"/>
        </w:trPr>
        <w:tc>
          <w:tcPr>
            <w:tcW w:w="1728" w:type="dxa"/>
            <w:tcBorders>
              <w:bottom w:val="single" w:sz="4" w:space="0" w:color="auto"/>
            </w:tcBorders>
            <w:vAlign w:val="center"/>
          </w:tcPr>
          <w:p w14:paraId="23C74227" w14:textId="64BCE30D" w:rsidR="00F46A02" w:rsidRPr="00A53D54" w:rsidRDefault="00F46A02" w:rsidP="0038372E">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CPI-4</w:t>
            </w:r>
          </w:p>
        </w:tc>
        <w:tc>
          <w:tcPr>
            <w:tcW w:w="1170" w:type="dxa"/>
            <w:tcBorders>
              <w:bottom w:val="single" w:sz="4" w:space="0" w:color="auto"/>
            </w:tcBorders>
            <w:vAlign w:val="center"/>
          </w:tcPr>
          <w:p w14:paraId="0D28B16F" w14:textId="3E32B7FA"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All NAA</w:t>
            </w:r>
          </w:p>
        </w:tc>
        <w:tc>
          <w:tcPr>
            <w:tcW w:w="1260" w:type="dxa"/>
            <w:tcBorders>
              <w:bottom w:val="single" w:sz="4" w:space="0" w:color="auto"/>
            </w:tcBorders>
            <w:vAlign w:val="center"/>
          </w:tcPr>
          <w:p w14:paraId="2E41AAA9" w14:textId="6B420BD3"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tcBorders>
              <w:bottom w:val="single" w:sz="4" w:space="0" w:color="auto"/>
            </w:tcBorders>
            <w:vAlign w:val="center"/>
          </w:tcPr>
          <w:p w14:paraId="283CDCBA" w14:textId="0A85C2A6"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tcBorders>
              <w:bottom w:val="single" w:sz="4" w:space="0" w:color="auto"/>
            </w:tcBorders>
            <w:vAlign w:val="center"/>
          </w:tcPr>
          <w:p w14:paraId="0A1765B1" w14:textId="37FCC46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593</w:t>
            </w:r>
          </w:p>
        </w:tc>
        <w:tc>
          <w:tcPr>
            <w:tcW w:w="990" w:type="dxa"/>
            <w:tcBorders>
              <w:bottom w:val="single" w:sz="4" w:space="0" w:color="auto"/>
            </w:tcBorders>
            <w:vAlign w:val="center"/>
          </w:tcPr>
          <w:p w14:paraId="3EA4F68A" w14:textId="5750BBE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tcBorders>
              <w:bottom w:val="single" w:sz="4" w:space="0" w:color="auto"/>
            </w:tcBorders>
            <w:vAlign w:val="center"/>
          </w:tcPr>
          <w:p w14:paraId="5992F1A9" w14:textId="1D731F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1.35</w:t>
            </w:r>
          </w:p>
        </w:tc>
      </w:tr>
    </w:tbl>
    <w:p w14:paraId="1F6BD97D" w14:textId="77777777" w:rsidR="0038372E" w:rsidRDefault="0038372E">
      <w:pPr>
        <w:ind w:firstLine="0"/>
        <w:rPr>
          <w:rFonts w:ascii="Times New Roman" w:hAnsi="Times New Roman" w:cs="Times New Roman"/>
          <w:noProof/>
        </w:rPr>
      </w:pPr>
      <w:r>
        <w:rPr>
          <w:rFonts w:ascii="Times New Roman" w:hAnsi="Times New Roman" w:cs="Times New Roman"/>
          <w:noProof/>
        </w:rPr>
        <w:br w:type="page"/>
      </w:r>
    </w:p>
    <w:p w14:paraId="03382F73" w14:textId="4F739018" w:rsidR="00860B19" w:rsidRDefault="005737D5">
      <w:pPr>
        <w:ind w:firstLine="0"/>
        <w:rPr>
          <w:rFonts w:ascii="Times New Roman" w:hAnsi="Times New Roman" w:cs="Times New Roman"/>
          <w:noProof/>
        </w:rPr>
      </w:pPr>
      <w:r>
        <w:rPr>
          <w:rFonts w:ascii="Times New Roman" w:hAnsi="Times New Roman" w:cs="Times New Roman"/>
          <w:noProof/>
        </w:rPr>
        <w:lastRenderedPageBreak/>
        <w:drawing>
          <wp:inline distT="0" distB="0" distL="0" distR="0" wp14:anchorId="7610401E" wp14:editId="621A70D9">
            <wp:extent cx="6153150" cy="52742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5-1.png"/>
                    <pic:cNvPicPr/>
                  </pic:nvPicPr>
                  <pic:blipFill>
                    <a:blip r:embed="rId13"/>
                    <a:stretch>
                      <a:fillRect/>
                    </a:stretch>
                  </pic:blipFill>
                  <pic:spPr>
                    <a:xfrm>
                      <a:off x="0" y="0"/>
                      <a:ext cx="6156243" cy="5276873"/>
                    </a:xfrm>
                    <a:prstGeom prst="rect">
                      <a:avLst/>
                    </a:prstGeom>
                  </pic:spPr>
                </pic:pic>
              </a:graphicData>
            </a:graphic>
          </wp:inline>
        </w:drawing>
      </w:r>
    </w:p>
    <w:p w14:paraId="28EC9C40" w14:textId="3FA237C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961"/>
      <w:r w:rsidR="005737D5">
        <w:rPr>
          <w:rFonts w:ascii="Times New Roman" w:hAnsi="Times New Roman" w:cs="Times New Roman"/>
        </w:rPr>
        <w:t xml:space="preserve"> 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245"/>
      <w:bookmarkEnd w:id="246"/>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4"/>
                    <a:stretch>
                      <a:fillRect/>
                    </a:stretch>
                  </pic:blipFill>
                  <pic:spPr>
                    <a:xfrm>
                      <a:off x="0" y="0"/>
                      <a:ext cx="6246231" cy="3306632"/>
                    </a:xfrm>
                    <a:prstGeom prst="rect">
                      <a:avLst/>
                    </a:prstGeom>
                  </pic:spPr>
                </pic:pic>
              </a:graphicData>
            </a:graphic>
          </wp:inline>
        </w:drawing>
      </w:r>
    </w:p>
    <w:p w14:paraId="0F27748C" w14:textId="0AA0B62E"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AR(1)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AR(1)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7F610AE7" w:rsidR="00165EF1" w:rsidRDefault="005737D5">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8EC4298" wp14:editId="60FF752A">
            <wp:extent cx="6115050" cy="524156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6-1.png"/>
                    <pic:cNvPicPr/>
                  </pic:nvPicPr>
                  <pic:blipFill>
                    <a:blip r:embed="rId15"/>
                    <a:stretch>
                      <a:fillRect/>
                    </a:stretch>
                  </pic:blipFill>
                  <pic:spPr>
                    <a:xfrm>
                      <a:off x="0" y="0"/>
                      <a:ext cx="6116876" cy="5243130"/>
                    </a:xfrm>
                    <a:prstGeom prst="rect">
                      <a:avLst/>
                    </a:prstGeom>
                  </pic:spPr>
                </pic:pic>
              </a:graphicData>
            </a:graphic>
          </wp:inline>
        </w:drawing>
      </w:r>
    </w:p>
    <w:p w14:paraId="5942C82D" w14:textId="6B91ED8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r w:rsidR="005737D5">
        <w:rPr>
          <w:rFonts w:ascii="Times New Roman" w:hAnsi="Times New Roman" w:cs="Times New Roman"/>
        </w:rPr>
        <w:t xml:space="preserve"> 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4AB14E14" w:rsidR="00A52242" w:rsidRDefault="005737D5"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F0D3913" wp14:editId="34294260">
            <wp:extent cx="5943600" cy="5943600"/>
            <wp:effectExtent l="0" t="0" r="0" b="0"/>
            <wp:docPr id="8" name="Picture 8"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8-1.png"/>
                    <pic:cNvPicPr/>
                  </pic:nvPicPr>
                  <pic:blipFill>
                    <a:blip r:embed="rId16"/>
                    <a:stretch>
                      <a:fillRect/>
                    </a:stretch>
                  </pic:blipFill>
                  <pic:spPr>
                    <a:xfrm>
                      <a:off x="0" y="0"/>
                      <a:ext cx="5943600" cy="5943600"/>
                    </a:xfrm>
                    <a:prstGeom prst="rect">
                      <a:avLst/>
                    </a:prstGeom>
                  </pic:spPr>
                </pic:pic>
              </a:graphicData>
            </a:graphic>
          </wp:inline>
        </w:drawing>
      </w:r>
    </w:p>
    <w:p w14:paraId="695B5D37" w14:textId="028B51F5"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xml:space="preserve">, top panel) and numbers-at-age (NAA, bottom panel) from the final model with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7"/>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8"/>
                    <a:stretch>
                      <a:fillRect/>
                    </a:stretch>
                  </pic:blipFill>
                  <pic:spPr>
                    <a:xfrm>
                      <a:off x="0" y="0"/>
                      <a:ext cx="5943600" cy="3714750"/>
                    </a:xfrm>
                    <a:prstGeom prst="rect">
                      <a:avLst/>
                    </a:prstGeom>
                  </pic:spPr>
                </pic:pic>
              </a:graphicData>
            </a:graphic>
          </wp:inline>
        </w:drawing>
      </w:r>
    </w:p>
    <w:p w14:paraId="2B62B8C2" w14:textId="2D16F723"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xml:space="preserve">,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9"/>
                    <a:stretch>
                      <a:fillRect/>
                    </a:stretch>
                  </pic:blipFill>
                  <pic:spPr>
                    <a:xfrm>
                      <a:off x="0" y="0"/>
                      <a:ext cx="5943600" cy="4245610"/>
                    </a:xfrm>
                    <a:prstGeom prst="rect">
                      <a:avLst/>
                    </a:prstGeom>
                  </pic:spPr>
                </pic:pic>
              </a:graphicData>
            </a:graphic>
          </wp:inline>
        </w:drawing>
      </w:r>
    </w:p>
    <w:p w14:paraId="3A876E22" w14:textId="2DE1A0B5"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xml:space="preserve">)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w:t>
      </w:r>
      <w:del w:id="962" w:author="Brian Stock" w:date="2020-08-31T19:35:00Z">
        <w:r w:rsidR="00C4200C" w:rsidDel="0003267E">
          <w:rPr>
            <w:rFonts w:ascii="Times New Roman" w:hAnsi="Times New Roman" w:cs="Times New Roman"/>
          </w:rPr>
          <w:delText>;</w:delText>
        </w:r>
      </w:del>
      <w:ins w:id="963" w:author="Brian Stock" w:date="2020-08-31T19:35:00Z">
        <w:r w:rsidR="0003267E">
          <w:rPr>
            <w:rFonts w:ascii="Times New Roman" w:hAnsi="Times New Roman" w:cs="Times New Roman"/>
          </w:rPr>
          <w:t>,</w:t>
        </w:r>
      </w:ins>
      <w:r w:rsidR="00C4200C">
        <w:rPr>
          <w:rFonts w:ascii="Times New Roman" w:hAnsi="Times New Roman" w:cs="Times New Roman"/>
        </w:rPr>
        <w:t xml:space="preserve">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5" w:author="Haikun Xu" w:date="2020-08-07T15:53:00Z" w:initials="HX">
    <w:p w14:paraId="79717242" w14:textId="50DFCFDC" w:rsidR="00FC4FBA" w:rsidRDefault="00FC4FBA">
      <w:pPr>
        <w:pStyle w:val="CommentText"/>
      </w:pPr>
      <w:r>
        <w:rPr>
          <w:rStyle w:val="CommentReference"/>
        </w:rPr>
        <w:annotationRef/>
      </w:r>
      <w:r>
        <w:t xml:space="preserve">Good to briefly discuss how the 2d ar1 impacts the confidence interval of the estimates </w:t>
      </w:r>
    </w:p>
  </w:comment>
  <w:comment w:id="186" w:author="Brian Stock" w:date="2020-08-31T18:39:00Z" w:initials="BCS">
    <w:p w14:paraId="022A5236" w14:textId="01746458" w:rsidR="00FC4FBA" w:rsidRDefault="00FC4FBA">
      <w:pPr>
        <w:pStyle w:val="CommentText"/>
      </w:pPr>
      <w:r>
        <w:rPr>
          <w:rStyle w:val="CommentReference"/>
        </w:rPr>
        <w:annotationRef/>
      </w:r>
      <w:r>
        <w:t>Yeah need to add the table with SSB estimates</w:t>
      </w:r>
    </w:p>
  </w:comment>
  <w:comment w:id="191" w:author="Haikun Xu" w:date="2020-08-07T15:20:00Z" w:initials="HX">
    <w:p w14:paraId="50D5E21E" w14:textId="11CEE4DB" w:rsidR="00FC4FBA" w:rsidRDefault="00FC4FBA">
      <w:pPr>
        <w:pStyle w:val="CommentText"/>
      </w:pPr>
      <w:r>
        <w:rPr>
          <w:rStyle w:val="CommentReference"/>
        </w:rPr>
        <w:annotationRef/>
      </w:r>
      <w:r>
        <w:t>Deviations?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717242" w15:done="0"/>
  <w15:commentEx w15:paraId="022A5236" w15:paraIdParent="79717242" w15:done="0"/>
  <w15:commentEx w15:paraId="50D5E2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717242" w16cid:durableId="22D7F790"/>
  <w16cid:commentId w16cid:paraId="022A5236" w16cid:durableId="22F7C275"/>
  <w16cid:commentId w16cid:paraId="50D5E21E" w16cid:durableId="22D7EF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96D7" w14:textId="77777777" w:rsidR="00FC4FBA" w:rsidRDefault="00FC4FBA" w:rsidP="002E1672">
      <w:pPr>
        <w:spacing w:after="0" w:line="240" w:lineRule="auto"/>
      </w:pPr>
      <w:r>
        <w:separator/>
      </w:r>
    </w:p>
  </w:endnote>
  <w:endnote w:type="continuationSeparator" w:id="0">
    <w:p w14:paraId="20F7AA62" w14:textId="77777777" w:rsidR="00FC4FBA" w:rsidRDefault="00FC4FBA"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FC4FBA" w:rsidRDefault="00FC4FBA">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FC4FBA" w:rsidRDefault="00FC4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98381" w14:textId="77777777" w:rsidR="00FC4FBA" w:rsidRDefault="00FC4FBA" w:rsidP="002E1672">
      <w:pPr>
        <w:spacing w:after="0" w:line="240" w:lineRule="auto"/>
      </w:pPr>
      <w:r>
        <w:separator/>
      </w:r>
    </w:p>
  </w:footnote>
  <w:footnote w:type="continuationSeparator" w:id="0">
    <w:p w14:paraId="0F00DB7E" w14:textId="77777777" w:rsidR="00FC4FBA" w:rsidRDefault="00FC4FBA"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Stock">
    <w15:presenceInfo w15:providerId="None" w15:userId="Brian Stock"/>
  </w15:person>
  <w15:person w15:author="Haikun Xu">
    <w15:presenceInfo w15:providerId="AD" w15:userId="S::hkxu@iattc.org::5497adfb-e7da-4e53-b8a0-6cfd25aca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6AA4"/>
    <w:rsid w:val="000274BD"/>
    <w:rsid w:val="000277D2"/>
    <w:rsid w:val="00027F88"/>
    <w:rsid w:val="0003267E"/>
    <w:rsid w:val="000330AF"/>
    <w:rsid w:val="000333C5"/>
    <w:rsid w:val="000337BF"/>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407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0DC2"/>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0BB6"/>
    <w:rsid w:val="001A3B56"/>
    <w:rsid w:val="001A3C52"/>
    <w:rsid w:val="001A57C9"/>
    <w:rsid w:val="001A681B"/>
    <w:rsid w:val="001A700E"/>
    <w:rsid w:val="001A7333"/>
    <w:rsid w:val="001B0A7F"/>
    <w:rsid w:val="001B127E"/>
    <w:rsid w:val="001B14B5"/>
    <w:rsid w:val="001B1829"/>
    <w:rsid w:val="001B1B68"/>
    <w:rsid w:val="001B3877"/>
    <w:rsid w:val="001B3A9C"/>
    <w:rsid w:val="001B682D"/>
    <w:rsid w:val="001B6D20"/>
    <w:rsid w:val="001C1B6D"/>
    <w:rsid w:val="001C1EC5"/>
    <w:rsid w:val="001C3011"/>
    <w:rsid w:val="001C3623"/>
    <w:rsid w:val="001C3EE1"/>
    <w:rsid w:val="001C478F"/>
    <w:rsid w:val="001C5223"/>
    <w:rsid w:val="001C58F8"/>
    <w:rsid w:val="001C5913"/>
    <w:rsid w:val="001C68B4"/>
    <w:rsid w:val="001C7875"/>
    <w:rsid w:val="001D0459"/>
    <w:rsid w:val="001D1E7A"/>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3FA3"/>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4DFF"/>
    <w:rsid w:val="0029571C"/>
    <w:rsid w:val="00296319"/>
    <w:rsid w:val="002963CE"/>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1C3B"/>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372E"/>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B4170"/>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4A89"/>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3AB5"/>
    <w:rsid w:val="004E43EF"/>
    <w:rsid w:val="004E68C5"/>
    <w:rsid w:val="004E7AB2"/>
    <w:rsid w:val="004E7B26"/>
    <w:rsid w:val="004F00B4"/>
    <w:rsid w:val="004F08A7"/>
    <w:rsid w:val="004F0DD9"/>
    <w:rsid w:val="004F2169"/>
    <w:rsid w:val="004F2FA5"/>
    <w:rsid w:val="004F3956"/>
    <w:rsid w:val="004F399C"/>
    <w:rsid w:val="004F4824"/>
    <w:rsid w:val="004F4D2F"/>
    <w:rsid w:val="004F4D3C"/>
    <w:rsid w:val="004F6776"/>
    <w:rsid w:val="004F6921"/>
    <w:rsid w:val="004F6A20"/>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BF0"/>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37DB2"/>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57607"/>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627B"/>
    <w:rsid w:val="0058765D"/>
    <w:rsid w:val="00587B01"/>
    <w:rsid w:val="00587BC8"/>
    <w:rsid w:val="00591B9B"/>
    <w:rsid w:val="00594CE2"/>
    <w:rsid w:val="00595093"/>
    <w:rsid w:val="0059610E"/>
    <w:rsid w:val="005961B2"/>
    <w:rsid w:val="00597385"/>
    <w:rsid w:val="005A00C6"/>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021B"/>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6AF8"/>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235C"/>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4E1B"/>
    <w:rsid w:val="0066523F"/>
    <w:rsid w:val="00666CE1"/>
    <w:rsid w:val="00670ECC"/>
    <w:rsid w:val="00671985"/>
    <w:rsid w:val="006719F5"/>
    <w:rsid w:val="0067267B"/>
    <w:rsid w:val="00673712"/>
    <w:rsid w:val="00673F3A"/>
    <w:rsid w:val="0067460B"/>
    <w:rsid w:val="00677555"/>
    <w:rsid w:val="00677910"/>
    <w:rsid w:val="00677F17"/>
    <w:rsid w:val="00682973"/>
    <w:rsid w:val="006830C6"/>
    <w:rsid w:val="00683637"/>
    <w:rsid w:val="00683FAF"/>
    <w:rsid w:val="0068431C"/>
    <w:rsid w:val="00685C6B"/>
    <w:rsid w:val="0068728F"/>
    <w:rsid w:val="006901A5"/>
    <w:rsid w:val="00691458"/>
    <w:rsid w:val="0069174B"/>
    <w:rsid w:val="006919C1"/>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0E6"/>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544"/>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6AD7"/>
    <w:rsid w:val="007577BF"/>
    <w:rsid w:val="00760FB4"/>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2EFB"/>
    <w:rsid w:val="007B36D2"/>
    <w:rsid w:val="007B3CC3"/>
    <w:rsid w:val="007B406F"/>
    <w:rsid w:val="007B5925"/>
    <w:rsid w:val="007B6AEA"/>
    <w:rsid w:val="007B750F"/>
    <w:rsid w:val="007B76DA"/>
    <w:rsid w:val="007B78F0"/>
    <w:rsid w:val="007C0957"/>
    <w:rsid w:val="007C168E"/>
    <w:rsid w:val="007C18EA"/>
    <w:rsid w:val="007C33D4"/>
    <w:rsid w:val="007C3B7B"/>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C30"/>
    <w:rsid w:val="00815D03"/>
    <w:rsid w:val="00816263"/>
    <w:rsid w:val="00817509"/>
    <w:rsid w:val="0082074F"/>
    <w:rsid w:val="0082218A"/>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1EF6"/>
    <w:rsid w:val="0089215B"/>
    <w:rsid w:val="0089421F"/>
    <w:rsid w:val="00896884"/>
    <w:rsid w:val="008977B5"/>
    <w:rsid w:val="00897888"/>
    <w:rsid w:val="008979EE"/>
    <w:rsid w:val="00897A01"/>
    <w:rsid w:val="00897F99"/>
    <w:rsid w:val="008A1637"/>
    <w:rsid w:val="008A1E78"/>
    <w:rsid w:val="008A373A"/>
    <w:rsid w:val="008A3E19"/>
    <w:rsid w:val="008A48AE"/>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018"/>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47B98"/>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77ECA"/>
    <w:rsid w:val="00981534"/>
    <w:rsid w:val="00982936"/>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D446A"/>
    <w:rsid w:val="009E0C5B"/>
    <w:rsid w:val="009E108F"/>
    <w:rsid w:val="009E189A"/>
    <w:rsid w:val="009E21A1"/>
    <w:rsid w:val="009E229C"/>
    <w:rsid w:val="009E242D"/>
    <w:rsid w:val="009E2A5D"/>
    <w:rsid w:val="009E3225"/>
    <w:rsid w:val="009E777E"/>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1C2A"/>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5D46"/>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639"/>
    <w:rsid w:val="00AC6994"/>
    <w:rsid w:val="00AC70D3"/>
    <w:rsid w:val="00AC7139"/>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5FDB"/>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641"/>
    <w:rsid w:val="00B15A40"/>
    <w:rsid w:val="00B15F51"/>
    <w:rsid w:val="00B22286"/>
    <w:rsid w:val="00B230D2"/>
    <w:rsid w:val="00B24714"/>
    <w:rsid w:val="00B249F2"/>
    <w:rsid w:val="00B24E81"/>
    <w:rsid w:val="00B24EE3"/>
    <w:rsid w:val="00B24FA3"/>
    <w:rsid w:val="00B26074"/>
    <w:rsid w:val="00B2623F"/>
    <w:rsid w:val="00B26BC1"/>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87620"/>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5F1E"/>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36AD"/>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2EEF"/>
    <w:rsid w:val="00CB557B"/>
    <w:rsid w:val="00CB6097"/>
    <w:rsid w:val="00CB6536"/>
    <w:rsid w:val="00CB6861"/>
    <w:rsid w:val="00CC016D"/>
    <w:rsid w:val="00CC33AD"/>
    <w:rsid w:val="00CC459B"/>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8E4"/>
    <w:rsid w:val="00D05AD5"/>
    <w:rsid w:val="00D0673C"/>
    <w:rsid w:val="00D1175A"/>
    <w:rsid w:val="00D11E41"/>
    <w:rsid w:val="00D121BD"/>
    <w:rsid w:val="00D1716A"/>
    <w:rsid w:val="00D17625"/>
    <w:rsid w:val="00D176AC"/>
    <w:rsid w:val="00D1795C"/>
    <w:rsid w:val="00D2073D"/>
    <w:rsid w:val="00D20D44"/>
    <w:rsid w:val="00D21048"/>
    <w:rsid w:val="00D21220"/>
    <w:rsid w:val="00D219F1"/>
    <w:rsid w:val="00D2214A"/>
    <w:rsid w:val="00D221D9"/>
    <w:rsid w:val="00D228C2"/>
    <w:rsid w:val="00D23077"/>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4B2A"/>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6F84"/>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5B6"/>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AE0"/>
    <w:rsid w:val="00DF5B1F"/>
    <w:rsid w:val="00DF6533"/>
    <w:rsid w:val="00DF7206"/>
    <w:rsid w:val="00DF79EE"/>
    <w:rsid w:val="00DF7B3E"/>
    <w:rsid w:val="00E0138F"/>
    <w:rsid w:val="00E03284"/>
    <w:rsid w:val="00E04F59"/>
    <w:rsid w:val="00E06303"/>
    <w:rsid w:val="00E07DB9"/>
    <w:rsid w:val="00E07F95"/>
    <w:rsid w:val="00E11B3F"/>
    <w:rsid w:val="00E14221"/>
    <w:rsid w:val="00E145FD"/>
    <w:rsid w:val="00E157AE"/>
    <w:rsid w:val="00E161BC"/>
    <w:rsid w:val="00E16F74"/>
    <w:rsid w:val="00E1722C"/>
    <w:rsid w:val="00E175A3"/>
    <w:rsid w:val="00E2296A"/>
    <w:rsid w:val="00E23439"/>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37C5E"/>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67092"/>
    <w:rsid w:val="00E67145"/>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735"/>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C7F"/>
    <w:rsid w:val="00F41F00"/>
    <w:rsid w:val="00F42A57"/>
    <w:rsid w:val="00F42D44"/>
    <w:rsid w:val="00F4417B"/>
    <w:rsid w:val="00F44772"/>
    <w:rsid w:val="00F44EA1"/>
    <w:rsid w:val="00F45881"/>
    <w:rsid w:val="00F466B1"/>
    <w:rsid w:val="00F4698D"/>
    <w:rsid w:val="00F46A02"/>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38F"/>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3C50"/>
    <w:rsid w:val="00FC4F63"/>
    <w:rsid w:val="00FC4FBA"/>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709D-9EF7-4D82-98A3-A8301843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37</Pages>
  <Words>13831</Words>
  <Characters>78842</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10</cp:revision>
  <cp:lastPrinted>2017-05-29T05:55:00Z</cp:lastPrinted>
  <dcterms:created xsi:type="dcterms:W3CDTF">2020-08-31T21:18:00Z</dcterms:created>
  <dcterms:modified xsi:type="dcterms:W3CDTF">2020-09-01T02:49:00Z</dcterms:modified>
</cp:coreProperties>
</file>