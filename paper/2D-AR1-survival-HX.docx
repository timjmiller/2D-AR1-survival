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533A3" w14:textId="2EA080BC" w:rsidR="00D5282F" w:rsidRPr="000B3E5A" w:rsidRDefault="00CE4FAD" w:rsidP="00D5282F">
      <w:pPr>
        <w:ind w:firstLine="0"/>
        <w:rPr>
          <w:rFonts w:ascii="Times New Roman" w:hAnsi="Times New Roman"/>
          <w:bCs/>
          <w:sz w:val="28"/>
          <w:szCs w:val="28"/>
        </w:rPr>
      </w:pPr>
      <w:bookmarkStart w:id="0" w:name="OLE_LINK43"/>
      <w:bookmarkStart w:id="1" w:name="OLE_LINK44"/>
      <w:bookmarkStart w:id="2" w:name="OLE_LINK48"/>
      <w:r>
        <w:rPr>
          <w:rFonts w:ascii="Times New Roman" w:hAnsi="Times New Roman"/>
          <w:bCs/>
          <w:sz w:val="28"/>
          <w:szCs w:val="28"/>
        </w:rPr>
        <w:t>Implementing a</w:t>
      </w:r>
      <w:r w:rsidR="00B24E81" w:rsidRPr="000B3E5A">
        <w:rPr>
          <w:rFonts w:ascii="Times New Roman" w:hAnsi="Times New Roman"/>
          <w:bCs/>
          <w:sz w:val="28"/>
          <w:szCs w:val="28"/>
        </w:rPr>
        <w:t xml:space="preserve"> </w:t>
      </w:r>
      <w:r w:rsidR="00B56157" w:rsidRPr="000B3E5A">
        <w:rPr>
          <w:rFonts w:ascii="Times New Roman" w:hAnsi="Times New Roman"/>
          <w:bCs/>
          <w:sz w:val="28"/>
          <w:szCs w:val="28"/>
        </w:rPr>
        <w:t>2-dimensional</w:t>
      </w:r>
      <w:r w:rsidR="00B24E81" w:rsidRPr="000B3E5A">
        <w:rPr>
          <w:rFonts w:ascii="Times New Roman" w:hAnsi="Times New Roman"/>
          <w:bCs/>
          <w:sz w:val="28"/>
          <w:szCs w:val="28"/>
        </w:rPr>
        <w:t xml:space="preserve"> </w:t>
      </w:r>
      <w:r w:rsidR="00AA3084" w:rsidRPr="000B3E5A">
        <w:rPr>
          <w:rFonts w:ascii="Times New Roman" w:hAnsi="Times New Roman"/>
          <w:bCs/>
          <w:sz w:val="28"/>
          <w:szCs w:val="28"/>
        </w:rPr>
        <w:t>smoother</w:t>
      </w:r>
      <w:r w:rsidR="007D4BD7" w:rsidRPr="000B3E5A">
        <w:rPr>
          <w:rFonts w:ascii="Times New Roman" w:hAnsi="Times New Roman"/>
          <w:bCs/>
          <w:sz w:val="28"/>
          <w:szCs w:val="28"/>
        </w:rPr>
        <w:t xml:space="preserve"> </w:t>
      </w:r>
      <w:r>
        <w:rPr>
          <w:rFonts w:ascii="Times New Roman" w:hAnsi="Times New Roman"/>
          <w:bCs/>
          <w:sz w:val="28"/>
          <w:szCs w:val="28"/>
        </w:rPr>
        <w:t>on either survival or natural mortality improves</w:t>
      </w:r>
      <w:r w:rsidR="00B24E81" w:rsidRPr="000B3E5A">
        <w:rPr>
          <w:rFonts w:ascii="Times New Roman" w:hAnsi="Times New Roman"/>
          <w:bCs/>
          <w:sz w:val="28"/>
          <w:szCs w:val="28"/>
        </w:rPr>
        <w:t xml:space="preserve"> a state-space assessment model</w:t>
      </w:r>
      <w:r w:rsidR="00963B7D" w:rsidRPr="000B3E5A">
        <w:rPr>
          <w:rFonts w:ascii="Times New Roman" w:hAnsi="Times New Roman"/>
          <w:bCs/>
          <w:sz w:val="28"/>
          <w:szCs w:val="28"/>
        </w:rPr>
        <w:t xml:space="preserve"> for</w:t>
      </w:r>
      <w:r w:rsidR="00B24E81" w:rsidRPr="000B3E5A">
        <w:rPr>
          <w:rFonts w:ascii="Times New Roman" w:hAnsi="Times New Roman"/>
          <w:bCs/>
          <w:sz w:val="28"/>
          <w:szCs w:val="28"/>
        </w:rPr>
        <w:t xml:space="preserve"> Southern New England-Mid Atlantic yellowtail flounder</w:t>
      </w:r>
    </w:p>
    <w:p w14:paraId="5B7A9FE6" w14:textId="77777777" w:rsidR="00C71C83" w:rsidRPr="000B3E5A" w:rsidRDefault="00C71C83" w:rsidP="00C71C83">
      <w:pPr>
        <w:ind w:firstLine="0"/>
        <w:rPr>
          <w:rFonts w:ascii="Times New Roman" w:hAnsi="Times New Roman"/>
          <w:bCs/>
          <w:sz w:val="28"/>
          <w:szCs w:val="28"/>
        </w:rPr>
      </w:pPr>
    </w:p>
    <w:p w14:paraId="0A55106D" w14:textId="00A31604" w:rsidR="00D5282F" w:rsidRPr="000B3E5A" w:rsidRDefault="000B3E5A" w:rsidP="00004AB7">
      <w:pPr>
        <w:ind w:firstLine="0"/>
        <w:rPr>
          <w:rFonts w:ascii="Times New Roman" w:hAnsi="Times New Roman"/>
          <w:bCs/>
        </w:rPr>
      </w:pPr>
      <w:r w:rsidRPr="000B3E5A">
        <w:rPr>
          <w:rFonts w:ascii="Times New Roman" w:hAnsi="Times New Roman"/>
          <w:bCs/>
        </w:rPr>
        <w:t>Brian C. Stock</w:t>
      </w:r>
      <w:r w:rsidR="00147838" w:rsidRPr="00147838">
        <w:rPr>
          <w:rFonts w:ascii="Times New Roman" w:hAnsi="Times New Roman"/>
          <w:bCs/>
          <w:vertAlign w:val="superscript"/>
        </w:rPr>
        <w:t>1*</w:t>
      </w:r>
      <w:r w:rsidRPr="000B3E5A">
        <w:rPr>
          <w:rFonts w:ascii="Times New Roman" w:hAnsi="Times New Roman"/>
          <w:bCs/>
        </w:rPr>
        <w:t>, Haikun Xu</w:t>
      </w:r>
      <w:r w:rsidR="00147838">
        <w:rPr>
          <w:rFonts w:ascii="Times New Roman" w:hAnsi="Times New Roman"/>
          <w:bCs/>
          <w:vertAlign w:val="superscript"/>
        </w:rPr>
        <w:t>2</w:t>
      </w:r>
      <w:r w:rsidR="00D5282F" w:rsidRPr="000B3E5A">
        <w:rPr>
          <w:rFonts w:ascii="Times New Roman" w:hAnsi="Times New Roman"/>
          <w:bCs/>
        </w:rPr>
        <w:t xml:space="preserve">, </w:t>
      </w:r>
      <w:r w:rsidRPr="000B3E5A">
        <w:rPr>
          <w:rFonts w:ascii="Times New Roman" w:hAnsi="Times New Roman"/>
          <w:bCs/>
        </w:rPr>
        <w:t>Timothy J. Miller</w:t>
      </w:r>
      <w:r w:rsidR="00147838">
        <w:rPr>
          <w:rFonts w:ascii="Times New Roman" w:hAnsi="Times New Roman"/>
          <w:bCs/>
          <w:vertAlign w:val="superscript"/>
        </w:rPr>
        <w:t>1</w:t>
      </w:r>
      <w:r w:rsidR="00D5282F" w:rsidRPr="000B3E5A">
        <w:rPr>
          <w:rFonts w:ascii="Times New Roman" w:hAnsi="Times New Roman"/>
          <w:bCs/>
        </w:rPr>
        <w:t xml:space="preserve">, </w:t>
      </w:r>
      <w:r w:rsidRPr="000B3E5A">
        <w:rPr>
          <w:rFonts w:ascii="Times New Roman" w:hAnsi="Times New Roman"/>
          <w:bCs/>
        </w:rPr>
        <w:t>James T. Thorson</w:t>
      </w:r>
      <w:r w:rsidR="009B2CE0" w:rsidRPr="000B3E5A">
        <w:rPr>
          <w:rFonts w:ascii="Times New Roman" w:hAnsi="Times New Roman"/>
          <w:bCs/>
          <w:vertAlign w:val="superscript"/>
        </w:rPr>
        <w:t>3</w:t>
      </w:r>
      <w:r w:rsidR="009B2CE0" w:rsidRPr="000B3E5A">
        <w:rPr>
          <w:rFonts w:ascii="Times New Roman" w:hAnsi="Times New Roman"/>
          <w:bCs/>
        </w:rPr>
        <w:t xml:space="preserve">, </w:t>
      </w:r>
      <w:r w:rsidRPr="000B3E5A">
        <w:rPr>
          <w:rFonts w:ascii="Times New Roman" w:hAnsi="Times New Roman"/>
          <w:bCs/>
        </w:rPr>
        <w:t>and Janet A. Nye</w:t>
      </w:r>
      <w:r w:rsidR="009B2CE0" w:rsidRPr="000B3E5A">
        <w:rPr>
          <w:rFonts w:ascii="Times New Roman" w:hAnsi="Times New Roman"/>
          <w:bCs/>
          <w:vertAlign w:val="superscript"/>
        </w:rPr>
        <w:t>4</w:t>
      </w:r>
    </w:p>
    <w:p w14:paraId="245F84A6" w14:textId="77777777" w:rsidR="00147838" w:rsidRDefault="00147838" w:rsidP="009B2CE0">
      <w:pPr>
        <w:spacing w:line="240" w:lineRule="auto"/>
        <w:ind w:firstLine="0"/>
        <w:rPr>
          <w:rFonts w:ascii="Times New Roman" w:hAnsi="Times New Roman"/>
          <w:i/>
          <w:vertAlign w:val="superscript"/>
        </w:rPr>
      </w:pPr>
    </w:p>
    <w:p w14:paraId="5E37EED3" w14:textId="108E439D" w:rsidR="00D5282F" w:rsidRDefault="00147838" w:rsidP="009B2CE0">
      <w:pPr>
        <w:spacing w:line="240" w:lineRule="auto"/>
        <w:ind w:firstLine="0"/>
        <w:rPr>
          <w:rFonts w:ascii="Times New Roman" w:hAnsi="Times New Roman"/>
          <w:i/>
        </w:rPr>
      </w:pPr>
      <w:r>
        <w:rPr>
          <w:rFonts w:ascii="Times New Roman" w:hAnsi="Times New Roman"/>
          <w:i/>
          <w:vertAlign w:val="superscript"/>
        </w:rPr>
        <w:t>1</w:t>
      </w:r>
      <w:r w:rsidR="009B2CE0">
        <w:rPr>
          <w:rFonts w:ascii="Times New Roman" w:hAnsi="Times New Roman"/>
          <w:i/>
          <w:vertAlign w:val="superscript"/>
        </w:rPr>
        <w:t xml:space="preserve"> </w:t>
      </w:r>
      <w:r w:rsidR="00C71C83" w:rsidRPr="008E0A57">
        <w:rPr>
          <w:rFonts w:ascii="Times New Roman" w:hAnsi="Times New Roman"/>
          <w:i/>
        </w:rPr>
        <w:t>NOAA Northeast Fisheries Science Center, Woods Hole, M</w:t>
      </w:r>
      <w:r>
        <w:rPr>
          <w:rFonts w:ascii="Times New Roman" w:hAnsi="Times New Roman"/>
          <w:i/>
        </w:rPr>
        <w:t>A, USA</w:t>
      </w:r>
    </w:p>
    <w:p w14:paraId="04C98CDF" w14:textId="311A3A15" w:rsidR="00147838" w:rsidRDefault="00147838" w:rsidP="009B2CE0">
      <w:pPr>
        <w:spacing w:line="240" w:lineRule="auto"/>
        <w:ind w:firstLine="0"/>
        <w:rPr>
          <w:rFonts w:ascii="Times New Roman" w:hAnsi="Times New Roman"/>
          <w:i/>
        </w:rPr>
      </w:pPr>
      <w:r>
        <w:rPr>
          <w:rFonts w:ascii="Times New Roman" w:hAnsi="Times New Roman"/>
          <w:i/>
          <w:vertAlign w:val="superscript"/>
        </w:rPr>
        <w:t xml:space="preserve">2 </w:t>
      </w:r>
      <w:r>
        <w:rPr>
          <w:rFonts w:ascii="Times New Roman" w:hAnsi="Times New Roman"/>
          <w:i/>
        </w:rPr>
        <w:t>Inter-American Tropical Tuna Commission, La Jolla, CA, USA</w:t>
      </w:r>
    </w:p>
    <w:p w14:paraId="22D2019A" w14:textId="68F2E155"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3 </w:t>
      </w:r>
      <w:r w:rsidRPr="008E0A57">
        <w:rPr>
          <w:rFonts w:ascii="Times New Roman" w:hAnsi="Times New Roman"/>
          <w:i/>
        </w:rPr>
        <w:t>NOAA North</w:t>
      </w:r>
      <w:r>
        <w:rPr>
          <w:rFonts w:ascii="Times New Roman" w:hAnsi="Times New Roman"/>
          <w:i/>
        </w:rPr>
        <w:t>wes</w:t>
      </w:r>
      <w:r w:rsidRPr="008E0A57">
        <w:rPr>
          <w:rFonts w:ascii="Times New Roman" w:hAnsi="Times New Roman"/>
          <w:i/>
        </w:rPr>
        <w:t xml:space="preserve">t Fisheries Science Center, </w:t>
      </w:r>
      <w:r>
        <w:rPr>
          <w:rFonts w:ascii="Times New Roman" w:hAnsi="Times New Roman"/>
          <w:i/>
        </w:rPr>
        <w:t>Seattle</w:t>
      </w:r>
      <w:r w:rsidRPr="008E0A57">
        <w:rPr>
          <w:rFonts w:ascii="Times New Roman" w:hAnsi="Times New Roman"/>
          <w:i/>
        </w:rPr>
        <w:t xml:space="preserve">, </w:t>
      </w:r>
      <w:r>
        <w:rPr>
          <w:rFonts w:ascii="Times New Roman" w:hAnsi="Times New Roman"/>
          <w:i/>
        </w:rPr>
        <w:t>W</w:t>
      </w:r>
      <w:r w:rsidR="00147838">
        <w:rPr>
          <w:rFonts w:ascii="Times New Roman" w:hAnsi="Times New Roman"/>
          <w:i/>
        </w:rPr>
        <w:t>A</w:t>
      </w:r>
      <w:r w:rsidRPr="008E0A57">
        <w:rPr>
          <w:rFonts w:ascii="Times New Roman" w:hAnsi="Times New Roman"/>
          <w:i/>
        </w:rPr>
        <w:t>, USA</w:t>
      </w:r>
    </w:p>
    <w:p w14:paraId="6D942877" w14:textId="70710F2A"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4 </w:t>
      </w:r>
      <w:r w:rsidR="00147838" w:rsidRPr="00147838">
        <w:rPr>
          <w:rFonts w:ascii="Times New Roman" w:hAnsi="Times New Roman"/>
          <w:i/>
        </w:rPr>
        <w:t>Institute of Marine Science</w:t>
      </w:r>
      <w:r w:rsidR="00147838">
        <w:rPr>
          <w:rFonts w:ascii="Times New Roman" w:hAnsi="Times New Roman"/>
          <w:i/>
        </w:rPr>
        <w:t xml:space="preserve">, </w:t>
      </w:r>
      <w:r w:rsidR="00147838" w:rsidRPr="00147838">
        <w:rPr>
          <w:rFonts w:ascii="Times New Roman" w:hAnsi="Times New Roman"/>
          <w:i/>
        </w:rPr>
        <w:t>University of North Carolina Chapel Hill</w:t>
      </w:r>
      <w:r w:rsidR="00147838">
        <w:rPr>
          <w:rFonts w:ascii="Times New Roman" w:hAnsi="Times New Roman"/>
          <w:i/>
        </w:rPr>
        <w:t xml:space="preserve">, </w:t>
      </w:r>
      <w:r w:rsidR="00147838" w:rsidRPr="00147838">
        <w:rPr>
          <w:rFonts w:ascii="Times New Roman" w:hAnsi="Times New Roman"/>
          <w:i/>
        </w:rPr>
        <w:t>Morehead City,</w:t>
      </w:r>
      <w:r w:rsidR="00147838">
        <w:rPr>
          <w:rFonts w:ascii="Times New Roman" w:hAnsi="Times New Roman"/>
          <w:i/>
        </w:rPr>
        <w:t xml:space="preserve"> NC, USA</w:t>
      </w:r>
    </w:p>
    <w:p w14:paraId="67E14DEC" w14:textId="77777777" w:rsidR="009B2CE0" w:rsidRDefault="009B2CE0" w:rsidP="009B2CE0">
      <w:pPr>
        <w:spacing w:line="240" w:lineRule="auto"/>
        <w:ind w:firstLine="0"/>
        <w:rPr>
          <w:rFonts w:ascii="Times New Roman" w:hAnsi="Times New Roman"/>
          <w:i/>
        </w:rPr>
      </w:pPr>
    </w:p>
    <w:p w14:paraId="7DA33CA8" w14:textId="47F97A38" w:rsidR="00D5282F" w:rsidRPr="00CA3683" w:rsidRDefault="00D5282F" w:rsidP="00CA3683">
      <w:pPr>
        <w:spacing w:line="240" w:lineRule="auto"/>
        <w:ind w:firstLine="0"/>
        <w:rPr>
          <w:rFonts w:ascii="Times New Roman" w:hAnsi="Times New Roman"/>
          <w:i/>
        </w:rPr>
      </w:pPr>
    </w:p>
    <w:p w14:paraId="7A5AECCB" w14:textId="77777777" w:rsidR="00D5282F" w:rsidRPr="00CA3683" w:rsidRDefault="00D5282F" w:rsidP="00CA3683">
      <w:pPr>
        <w:spacing w:line="240" w:lineRule="auto"/>
        <w:ind w:firstLine="0"/>
        <w:rPr>
          <w:rFonts w:ascii="Times New Roman" w:hAnsi="Times New Roman"/>
          <w:i/>
        </w:rPr>
      </w:pPr>
    </w:p>
    <w:p w14:paraId="0D3B1A04" w14:textId="77777777" w:rsidR="001D7544" w:rsidRPr="00CA3683" w:rsidRDefault="001D7544" w:rsidP="00CA3683">
      <w:pPr>
        <w:spacing w:line="240" w:lineRule="auto"/>
        <w:ind w:firstLine="0"/>
        <w:rPr>
          <w:rFonts w:ascii="Times New Roman" w:hAnsi="Times New Roman"/>
          <w:i/>
        </w:rPr>
      </w:pPr>
    </w:p>
    <w:p w14:paraId="2F61BF14" w14:textId="77777777" w:rsidR="00D5282F" w:rsidRPr="00CA3683" w:rsidRDefault="00D5282F" w:rsidP="00CA3683">
      <w:pPr>
        <w:spacing w:line="240" w:lineRule="auto"/>
        <w:ind w:firstLine="0"/>
        <w:rPr>
          <w:rFonts w:ascii="Times New Roman" w:hAnsi="Times New Roman"/>
          <w:i/>
        </w:rPr>
      </w:pPr>
    </w:p>
    <w:p w14:paraId="2D0286A8" w14:textId="77777777" w:rsidR="00D5282F" w:rsidRDefault="00D5282F" w:rsidP="000B3E5A">
      <w:pPr>
        <w:ind w:firstLine="0"/>
      </w:pPr>
    </w:p>
    <w:p w14:paraId="54F49FBD" w14:textId="77777777" w:rsidR="00D5282F" w:rsidRDefault="00D5282F" w:rsidP="00004AB7"/>
    <w:p w14:paraId="47A10527" w14:textId="17575AE2" w:rsidR="00004AB7" w:rsidRDefault="001D7544" w:rsidP="00004AB7">
      <w:r>
        <w:t xml:space="preserve"> </w:t>
      </w:r>
    </w:p>
    <w:p w14:paraId="0D464D19" w14:textId="77777777" w:rsidR="00D95CF7" w:rsidRDefault="00D95CF7" w:rsidP="00004AB7"/>
    <w:p w14:paraId="171473B4" w14:textId="0BABCD43" w:rsidR="00004AB7" w:rsidRDefault="00004AB7" w:rsidP="001D7544">
      <w:pPr>
        <w:ind w:firstLine="0"/>
      </w:pPr>
    </w:p>
    <w:p w14:paraId="06A777D7" w14:textId="5774AE1D" w:rsidR="00D5282F" w:rsidRDefault="00D5282F" w:rsidP="00004AB7">
      <w:pPr>
        <w:spacing w:after="120" w:line="360" w:lineRule="auto"/>
        <w:ind w:firstLine="0"/>
        <w:rPr>
          <w:rFonts w:ascii="Times New Roman" w:eastAsia="BatangChe" w:hAnsi="Times New Roman"/>
        </w:rPr>
      </w:pPr>
      <w:r>
        <w:rPr>
          <w:rFonts w:ascii="Times New Roman" w:eastAsia="BatangChe" w:hAnsi="Times New Roman"/>
          <w:i/>
        </w:rPr>
        <w:t>*Corresponding author</w:t>
      </w:r>
      <w:r>
        <w:rPr>
          <w:rFonts w:ascii="Times New Roman" w:eastAsia="BatangChe" w:hAnsi="Times New Roman"/>
        </w:rPr>
        <w:t xml:space="preserve">: </w:t>
      </w:r>
    </w:p>
    <w:p w14:paraId="0BBB94DA" w14:textId="57373DF2" w:rsidR="00147838" w:rsidRDefault="00147838" w:rsidP="00147838">
      <w:pPr>
        <w:ind w:left="360" w:hanging="360"/>
        <w:rPr>
          <w:rFonts w:ascii="Times New Roman" w:hAnsi="Times New Roman" w:cs="Times New Roman"/>
        </w:rPr>
      </w:pPr>
      <w:r>
        <w:rPr>
          <w:rFonts w:ascii="Times New Roman" w:hAnsi="Times New Roman" w:cs="Times New Roman"/>
        </w:rPr>
        <w:t>Brian Stock, brian.stock@noaa.gov, +1 425-919-7879</w:t>
      </w:r>
    </w:p>
    <w:p w14:paraId="7D5063BF" w14:textId="44820917" w:rsidR="00147838" w:rsidRDefault="00147838" w:rsidP="00147838">
      <w:pPr>
        <w:ind w:left="360" w:hanging="360"/>
        <w:rPr>
          <w:rFonts w:ascii="Times New Roman" w:hAnsi="Times New Roman" w:cs="Times New Roman"/>
        </w:rPr>
      </w:pPr>
      <w:r>
        <w:rPr>
          <w:rFonts w:ascii="Times New Roman" w:hAnsi="Times New Roman" w:cs="Times New Roman"/>
        </w:rPr>
        <w:t>NEFSC, 166 Water St, Woods Hole, MA, USA</w:t>
      </w:r>
    </w:p>
    <w:p w14:paraId="60BE89AE" w14:textId="0FB41CA5" w:rsidR="00D5282F" w:rsidRDefault="00D5282F" w:rsidP="006209DA">
      <w:pPr>
        <w:spacing w:after="120" w:line="360" w:lineRule="auto"/>
        <w:ind w:firstLine="0"/>
        <w:rPr>
          <w:rFonts w:ascii="Times New Roman" w:eastAsiaTheme="majorEastAsia" w:hAnsi="Times New Roman" w:cs="Times New Roman"/>
          <w:b/>
          <w:spacing w:val="-10"/>
          <w:kern w:val="28"/>
          <w:sz w:val="28"/>
          <w:szCs w:val="28"/>
        </w:rPr>
      </w:pPr>
      <w:r>
        <w:rPr>
          <w:rFonts w:ascii="Times New Roman" w:hAnsi="Times New Roman" w:cs="Times New Roman"/>
          <w:b/>
          <w:sz w:val="28"/>
          <w:szCs w:val="28"/>
        </w:rPr>
        <w:br w:type="page"/>
      </w:r>
    </w:p>
    <w:p w14:paraId="08B4CF80" w14:textId="77777777" w:rsidR="00004AB7" w:rsidRDefault="00004AB7" w:rsidP="000B3E5A">
      <w:pPr>
        <w:pStyle w:val="Heading1"/>
      </w:pPr>
      <w:r w:rsidRPr="00004AB7">
        <w:lastRenderedPageBreak/>
        <w:t>Abstract</w:t>
      </w:r>
    </w:p>
    <w:p w14:paraId="513F30E3" w14:textId="210C5788" w:rsidR="00461CAF" w:rsidRDefault="005A0AC6" w:rsidP="00760FB4">
      <w:pPr>
        <w:pStyle w:val="Chapterheading0"/>
        <w:jc w:val="left"/>
      </w:pPr>
      <w:r>
        <w:t xml:space="preserve">Survival is an important </w:t>
      </w:r>
      <w:r w:rsidR="00D34B2A">
        <w:t xml:space="preserve">population process </w:t>
      </w:r>
      <w:r>
        <w:t xml:space="preserve">in fisheries </w:t>
      </w:r>
      <w:r w:rsidR="00CF68FB">
        <w:t>stock assessment</w:t>
      </w:r>
      <w:r>
        <w:t xml:space="preserve"> model</w:t>
      </w:r>
      <w:r w:rsidR="003E0F73">
        <w:t>s</w:t>
      </w:r>
      <w:r w:rsidR="00282676">
        <w:t xml:space="preserve"> and</w:t>
      </w:r>
      <w:r w:rsidR="00F47A28">
        <w:t xml:space="preserve"> </w:t>
      </w:r>
      <w:r w:rsidR="00B005F6">
        <w:t>is typically</w:t>
      </w:r>
      <w:r w:rsidR="00F47A28">
        <w:t xml:space="preserve"> treated as </w:t>
      </w:r>
      <w:r w:rsidR="006014D4">
        <w:t>deterministic</w:t>
      </w:r>
      <w:r w:rsidR="005C2A91">
        <w:t xml:space="preserve">. </w:t>
      </w:r>
      <w:r w:rsidR="00D34B2A">
        <w:t>R</w:t>
      </w:r>
      <w:r w:rsidR="005C2A91">
        <w:t>ecently developed state-space assessment model</w:t>
      </w:r>
      <w:r w:rsidR="00D34B2A">
        <w:t>s</w:t>
      </w:r>
      <w:r w:rsidR="00127C87">
        <w:t>,</w:t>
      </w:r>
      <w:r w:rsidR="005C2A91">
        <w:t xml:space="preserve"> </w:t>
      </w:r>
      <w:r w:rsidR="00127C87">
        <w:t>however</w:t>
      </w:r>
      <w:r w:rsidR="005C2A91">
        <w:t xml:space="preserve">, </w:t>
      </w:r>
      <w:r w:rsidR="00026AA4">
        <w:t xml:space="preserve">can estimate </w:t>
      </w:r>
      <w:r w:rsidR="00D34B2A">
        <w:t xml:space="preserve">stochastic </w:t>
      </w:r>
      <w:r w:rsidR="005C2A91">
        <w:t>variation</w:t>
      </w:r>
      <w:r w:rsidR="00D34B2A">
        <w:t>s</w:t>
      </w:r>
      <w:r w:rsidR="005C2A91">
        <w:t xml:space="preserve"> in surviva</w:t>
      </w:r>
      <w:r w:rsidR="00026AA4">
        <w:t>l</w:t>
      </w:r>
      <w:r w:rsidR="0068431C">
        <w:t>. These survival deviations are generally treated as independent by age and year, despite our understanding that many population processes can be autocorrelated and that not accounting for autocorrelation in stock assessments can result in notable bias. Further,</w:t>
      </w:r>
      <w:r w:rsidR="00026AA4">
        <w:t xml:space="preserve"> </w:t>
      </w:r>
      <w:r w:rsidR="0068431C">
        <w:t xml:space="preserve">the survival deviations </w:t>
      </w:r>
      <w:r w:rsidR="00026AA4">
        <w:t xml:space="preserve">represent variability in some </w:t>
      </w:r>
      <w:r w:rsidR="0068431C">
        <w:t xml:space="preserve">ambiguous </w:t>
      </w:r>
      <w:r w:rsidR="00026AA4">
        <w:t>combination of natural mortality</w:t>
      </w:r>
      <w:r w:rsidR="00F9438F">
        <w:t xml:space="preserve"> (</w:t>
      </w:r>
      <w:r w:rsidR="00F9438F" w:rsidRPr="00F9438F">
        <w:rPr>
          <w:i/>
          <w:iCs/>
        </w:rPr>
        <w:t>M</w:t>
      </w:r>
      <w:r w:rsidR="00F9438F">
        <w:t>)</w:t>
      </w:r>
      <w:r w:rsidR="00026AA4">
        <w:t xml:space="preserve">, fishing mortality, and migration. </w:t>
      </w:r>
      <w:r w:rsidR="0068431C">
        <w:t xml:space="preserve">We address these concerns, as well as the strong retrospective pattern found in the last assessment of Southern New England yellowtail flounder </w:t>
      </w:r>
      <w:r w:rsidR="0068431C">
        <w:rPr>
          <w:lang w:eastAsia="zh-CN"/>
        </w:rPr>
        <w:t>(</w:t>
      </w:r>
      <w:proofErr w:type="spellStart"/>
      <w:r w:rsidR="0068431C" w:rsidRPr="00DB6BFB">
        <w:rPr>
          <w:i/>
          <w:iCs/>
          <w:lang w:eastAsia="zh-CN"/>
        </w:rPr>
        <w:t>Limanda</w:t>
      </w:r>
      <w:proofErr w:type="spellEnd"/>
      <w:r w:rsidR="0068431C" w:rsidRPr="00DB6BFB">
        <w:rPr>
          <w:i/>
          <w:iCs/>
          <w:lang w:eastAsia="zh-CN"/>
        </w:rPr>
        <w:t xml:space="preserve"> </w:t>
      </w:r>
      <w:proofErr w:type="spellStart"/>
      <w:r w:rsidR="0068431C" w:rsidRPr="00DB6BFB">
        <w:rPr>
          <w:i/>
          <w:iCs/>
          <w:lang w:eastAsia="zh-CN"/>
        </w:rPr>
        <w:t>ferruginea</w:t>
      </w:r>
      <w:proofErr w:type="spellEnd"/>
      <w:r w:rsidR="0068431C" w:rsidRPr="00DB6BFB">
        <w:rPr>
          <w:iCs/>
          <w:lang w:eastAsia="zh-CN"/>
        </w:rPr>
        <w:t>)</w:t>
      </w:r>
      <w:r w:rsidR="0068431C">
        <w:rPr>
          <w:iCs/>
          <w:lang w:eastAsia="zh-CN"/>
        </w:rPr>
        <w:t xml:space="preserve">, by </w:t>
      </w:r>
      <w:r w:rsidR="00815C30">
        <w:t>incorporating</w:t>
      </w:r>
      <w:r w:rsidR="0068431C">
        <w:t xml:space="preserve"> two-dimensional (</w:t>
      </w:r>
      <w:r w:rsidR="00815C30">
        <w:t xml:space="preserve">2D, </w:t>
      </w:r>
      <w:r w:rsidR="0068431C">
        <w:t xml:space="preserve">age and year) </w:t>
      </w:r>
      <w:r w:rsidR="00815C30">
        <w:t xml:space="preserve">first-order </w:t>
      </w:r>
      <w:r w:rsidR="0068431C">
        <w:t xml:space="preserve">autocorrelation in survival and </w:t>
      </w:r>
      <w:r w:rsidR="00F9438F" w:rsidRPr="00F9438F">
        <w:rPr>
          <w:i/>
          <w:iCs/>
        </w:rPr>
        <w:t>M</w:t>
      </w:r>
      <w:r w:rsidR="00815C30">
        <w:t xml:space="preserve">. </w:t>
      </w:r>
      <w:r w:rsidR="00FC3695">
        <w:t xml:space="preserve">We found that </w:t>
      </w:r>
      <w:r w:rsidR="0066523F">
        <w:t>deviations</w:t>
      </w:r>
      <w:r w:rsidR="002C4BF4">
        <w:t xml:space="preserve"> </w:t>
      </w:r>
      <w:r w:rsidR="00FC3695">
        <w:t>w</w:t>
      </w:r>
      <w:r w:rsidR="002C4BF4">
        <w:t>ere</w:t>
      </w:r>
      <w:r w:rsidR="00FC3695">
        <w:t xml:space="preserve"> autocorrelated among </w:t>
      </w:r>
      <w:r w:rsidR="00A41F2A">
        <w:t xml:space="preserve">both </w:t>
      </w:r>
      <w:r w:rsidR="00815C30">
        <w:t>years</w:t>
      </w:r>
      <w:r w:rsidR="002C4BF4">
        <w:t xml:space="preserve"> </w:t>
      </w:r>
      <w:r w:rsidR="001E0D06">
        <w:t>(</w:t>
      </w:r>
      <w:r w:rsidR="002C4BF4">
        <w:t>0.5</w:t>
      </w:r>
      <w:r w:rsidR="00815C30">
        <w:t xml:space="preserve">2 </w:t>
      </w:r>
      <m:oMath>
        <m:r>
          <w:rPr>
            <w:rFonts w:ascii="Cambria Math" w:hAnsi="Cambria Math"/>
          </w:rPr>
          <m:t>±</m:t>
        </m:r>
      </m:oMath>
      <w:r w:rsidR="00815C30">
        <w:t xml:space="preserve"> </w:t>
      </w:r>
      <w:r w:rsidR="002C4BF4">
        <w:rPr>
          <w:lang w:eastAsia="zh-CN"/>
        </w:rPr>
        <w:t>0.10</w:t>
      </w:r>
      <w:r w:rsidR="00815C30">
        <w:rPr>
          <w:lang w:eastAsia="zh-CN"/>
        </w:rPr>
        <w:t xml:space="preserve">, </w:t>
      </w:r>
      <w:r w:rsidR="00815C30" w:rsidRPr="00815C30">
        <w:rPr>
          <w:lang w:eastAsia="zh-CN"/>
        </w:rPr>
        <w:t xml:space="preserve">0.47 </w:t>
      </w:r>
      <m:oMath>
        <m:r>
          <w:rPr>
            <w:rFonts w:ascii="Cambria Math" w:hAnsi="Cambria Math"/>
          </w:rPr>
          <m:t>±</m:t>
        </m:r>
      </m:oMath>
      <w:r w:rsidR="00815C30">
        <w:t xml:space="preserve"> </w:t>
      </w:r>
      <w:r w:rsidR="00815C30" w:rsidRPr="00815C30">
        <w:rPr>
          <w:lang w:eastAsia="zh-CN"/>
        </w:rPr>
        <w:t>0.21</w:t>
      </w:r>
      <w:r w:rsidR="00815C30">
        <w:rPr>
          <w:lang w:eastAsia="zh-CN"/>
        </w:rPr>
        <w:t>)</w:t>
      </w:r>
      <w:r w:rsidR="001E0D06">
        <w:t xml:space="preserve"> </w:t>
      </w:r>
      <w:r w:rsidR="00A41F2A">
        <w:t>and</w:t>
      </w:r>
      <w:r w:rsidR="00815C30">
        <w:t xml:space="preserve"> ages</w:t>
      </w:r>
      <w:r w:rsidR="002C4BF4">
        <w:t xml:space="preserve"> (0.3</w:t>
      </w:r>
      <w:r w:rsidR="00815C30">
        <w:t xml:space="preserve">4 </w:t>
      </w:r>
      <m:oMath>
        <m:r>
          <w:rPr>
            <w:rFonts w:ascii="Cambria Math" w:hAnsi="Cambria Math"/>
          </w:rPr>
          <m:t>±</m:t>
        </m:r>
      </m:oMath>
      <w:r w:rsidR="00815C30">
        <w:t xml:space="preserve"> </w:t>
      </w:r>
      <w:r w:rsidR="002C4BF4">
        <w:rPr>
          <w:lang w:eastAsia="zh-CN"/>
        </w:rPr>
        <w:t>0.12</w:t>
      </w:r>
      <w:r w:rsidR="00815C30">
        <w:rPr>
          <w:lang w:eastAsia="zh-CN"/>
        </w:rPr>
        <w:t xml:space="preserve">, </w:t>
      </w:r>
      <w:r w:rsidR="00815C30" w:rsidRPr="00815C30">
        <w:rPr>
          <w:lang w:eastAsia="zh-CN"/>
        </w:rPr>
        <w:t xml:space="preserve">0.39 </w:t>
      </w:r>
      <m:oMath>
        <m:r>
          <w:rPr>
            <w:rFonts w:ascii="Cambria Math" w:hAnsi="Cambria Math"/>
          </w:rPr>
          <m:t>±</m:t>
        </m:r>
      </m:oMath>
      <w:r w:rsidR="00815C30">
        <w:t xml:space="preserve"> </w:t>
      </w:r>
      <w:r w:rsidR="00815C30" w:rsidRPr="00815C30">
        <w:rPr>
          <w:lang w:eastAsia="zh-CN"/>
        </w:rPr>
        <w:t>0.14)</w:t>
      </w:r>
      <w:r w:rsidR="00815C30">
        <w:rPr>
          <w:lang w:eastAsia="zh-CN"/>
        </w:rPr>
        <w:t xml:space="preserve"> when estimated for survival or </w:t>
      </w:r>
      <w:r w:rsidR="00F9438F" w:rsidRPr="00F9438F">
        <w:rPr>
          <w:i/>
          <w:iCs/>
        </w:rPr>
        <w:t>M</w:t>
      </w:r>
      <w:r w:rsidR="00815C30">
        <w:rPr>
          <w:lang w:eastAsia="zh-CN"/>
        </w:rPr>
        <w:t>, respectively</w:t>
      </w:r>
      <w:r w:rsidR="002C4BF4">
        <w:rPr>
          <w:lang w:eastAsia="zh-CN"/>
        </w:rPr>
        <w:t xml:space="preserve">. </w:t>
      </w:r>
      <w:r w:rsidR="00815C30">
        <w:rPr>
          <w:lang w:eastAsia="zh-CN"/>
        </w:rPr>
        <w:t xml:space="preserve">Models with the 2D </w:t>
      </w:r>
      <w:proofErr w:type="gramStart"/>
      <w:r w:rsidR="00815C30">
        <w:rPr>
          <w:lang w:eastAsia="zh-CN"/>
        </w:rPr>
        <w:t>AR(</w:t>
      </w:r>
      <w:proofErr w:type="gramEnd"/>
      <w:r w:rsidR="00815C30">
        <w:rPr>
          <w:lang w:eastAsia="zh-CN"/>
        </w:rPr>
        <w:t xml:space="preserve">1) </w:t>
      </w:r>
      <w:r w:rsidR="00F9438F">
        <w:rPr>
          <w:lang w:eastAsia="zh-CN"/>
        </w:rPr>
        <w:t>smoother</w:t>
      </w:r>
      <w:r w:rsidR="00815C30">
        <w:rPr>
          <w:lang w:eastAsia="zh-CN"/>
        </w:rPr>
        <w:t xml:space="preserve"> on survival </w:t>
      </w:r>
      <w:r w:rsidR="00F9438F">
        <w:rPr>
          <w:lang w:eastAsia="zh-CN"/>
        </w:rPr>
        <w:t xml:space="preserve">or </w:t>
      </w:r>
      <w:r w:rsidR="00F9438F" w:rsidRPr="00F9438F">
        <w:rPr>
          <w:i/>
          <w:iCs/>
        </w:rPr>
        <w:t>M</w:t>
      </w:r>
      <w:r w:rsidR="00F9438F">
        <w:rPr>
          <w:lang w:eastAsia="zh-CN"/>
        </w:rPr>
        <w:t xml:space="preserve"> fitted the data better </w:t>
      </w:r>
      <w:r w:rsidR="00760FB4">
        <w:rPr>
          <w:lang w:eastAsia="zh-CN"/>
        </w:rPr>
        <w:t xml:space="preserve">and </w:t>
      </w:r>
      <w:ins w:id="3" w:author="Haikun Xu" w:date="2020-08-07T16:07:00Z">
        <w:r w:rsidR="00CB2EEF">
          <w:rPr>
            <w:lang w:eastAsia="zh-CN"/>
          </w:rPr>
          <w:t xml:space="preserve">had </w:t>
        </w:r>
      </w:ins>
      <w:r w:rsidR="00760FB4">
        <w:rPr>
          <w:lang w:eastAsia="zh-CN"/>
        </w:rPr>
        <w:t xml:space="preserve">reduced </w:t>
      </w:r>
      <w:del w:id="4" w:author="Haikun Xu" w:date="2020-08-07T16:07:00Z">
        <w:r w:rsidR="00760FB4" w:rsidDel="00CB2EEF">
          <w:rPr>
            <w:lang w:eastAsia="zh-CN"/>
          </w:rPr>
          <w:delText xml:space="preserve">the </w:delText>
        </w:r>
      </w:del>
      <w:r w:rsidR="00760FB4">
        <w:rPr>
          <w:lang w:eastAsia="zh-CN"/>
        </w:rPr>
        <w:t xml:space="preserve">retrospective pattern (lower AIC and </w:t>
      </w:r>
      <w:proofErr w:type="spellStart"/>
      <w:r w:rsidR="00760FB4">
        <w:rPr>
          <w:lang w:eastAsia="zh-CN"/>
        </w:rPr>
        <w:t>Mohn’s</w:t>
      </w:r>
      <w:proofErr w:type="spellEnd"/>
      <w:r w:rsidR="00760FB4">
        <w:rPr>
          <w:lang w:eastAsia="zh-CN"/>
        </w:rPr>
        <w:t xml:space="preserve"> </w:t>
      </w:r>
      <m:oMath>
        <m:r>
          <w:rPr>
            <w:rFonts w:ascii="Cambria Math" w:hAnsi="Cambria Math"/>
            <w:lang w:eastAsia="zh-CN"/>
          </w:rPr>
          <m:t>ρ</m:t>
        </m:r>
      </m:oMath>
      <w:r w:rsidR="00760FB4">
        <w:rPr>
          <w:lang w:eastAsia="zh-CN"/>
        </w:rPr>
        <w:t>)</w:t>
      </w:r>
      <w:r w:rsidR="00F9438F">
        <w:rPr>
          <w:lang w:eastAsia="zh-CN"/>
        </w:rPr>
        <w:t>. T</w:t>
      </w:r>
      <w:r w:rsidR="00815C30">
        <w:rPr>
          <w:lang w:eastAsia="zh-CN"/>
        </w:rPr>
        <w:t xml:space="preserve">he </w:t>
      </w:r>
      <w:commentRangeStart w:id="5"/>
      <w:r w:rsidR="00F9438F">
        <w:rPr>
          <w:lang w:eastAsia="zh-CN"/>
        </w:rPr>
        <w:t>best</w:t>
      </w:r>
      <w:commentRangeEnd w:id="5"/>
      <w:r w:rsidR="00CB2EEF">
        <w:rPr>
          <w:rStyle w:val="CommentReference"/>
          <w:rFonts w:eastAsiaTheme="minorEastAsia"/>
          <w:lang w:eastAsia="zh-CN"/>
        </w:rPr>
        <w:commentReference w:id="5"/>
      </w:r>
      <w:r w:rsidR="00F9438F">
        <w:rPr>
          <w:lang w:eastAsia="zh-CN"/>
        </w:rPr>
        <w:t xml:space="preserve"> </w:t>
      </w:r>
      <w:r w:rsidR="00815C30">
        <w:rPr>
          <w:lang w:eastAsia="zh-CN"/>
        </w:rPr>
        <w:t xml:space="preserve">retrospective pattern was achieved by </w:t>
      </w:r>
      <w:r w:rsidR="00F9438F">
        <w:rPr>
          <w:lang w:eastAsia="zh-CN"/>
        </w:rPr>
        <w:t xml:space="preserve">simultaneously </w:t>
      </w:r>
      <w:r w:rsidR="00815C30">
        <w:rPr>
          <w:lang w:eastAsia="zh-CN"/>
        </w:rPr>
        <w:t>including</w:t>
      </w:r>
      <w:r w:rsidR="00F9438F">
        <w:rPr>
          <w:lang w:eastAsia="zh-CN"/>
        </w:rPr>
        <w:t xml:space="preserve"> 2D </w:t>
      </w:r>
      <w:proofErr w:type="gramStart"/>
      <w:r w:rsidR="00F9438F">
        <w:rPr>
          <w:lang w:eastAsia="zh-CN"/>
        </w:rPr>
        <w:t>AR(</w:t>
      </w:r>
      <w:proofErr w:type="gramEnd"/>
      <w:r w:rsidR="00F9438F">
        <w:rPr>
          <w:lang w:eastAsia="zh-CN"/>
        </w:rPr>
        <w:t xml:space="preserve">1) </w:t>
      </w:r>
      <w:r w:rsidR="00F9438F" w:rsidRPr="00F9438F">
        <w:rPr>
          <w:i/>
          <w:iCs/>
        </w:rPr>
        <w:t>M</w:t>
      </w:r>
      <w:r w:rsidR="00F9438F">
        <w:rPr>
          <w:lang w:eastAsia="zh-CN"/>
        </w:rPr>
        <w:t xml:space="preserve"> deviations and </w:t>
      </w:r>
      <w:r w:rsidR="00815C30">
        <w:rPr>
          <w:lang w:eastAsia="zh-CN"/>
        </w:rPr>
        <w:t xml:space="preserve">independent </w:t>
      </w:r>
      <w:r w:rsidR="00F9438F">
        <w:rPr>
          <w:lang w:eastAsia="zh-CN"/>
        </w:rPr>
        <w:t xml:space="preserve">survival deviations. Including an environmental effect on recruitment further improved the retrospective </w:t>
      </w:r>
      <w:commentRangeStart w:id="6"/>
      <w:r w:rsidR="00F9438F">
        <w:rPr>
          <w:lang w:eastAsia="zh-CN"/>
        </w:rPr>
        <w:t>pattern</w:t>
      </w:r>
      <w:commentRangeEnd w:id="6"/>
      <w:r w:rsidR="00CB2EEF">
        <w:rPr>
          <w:rStyle w:val="CommentReference"/>
          <w:rFonts w:eastAsiaTheme="minorEastAsia"/>
          <w:lang w:eastAsia="zh-CN"/>
        </w:rPr>
        <w:commentReference w:id="6"/>
      </w:r>
      <w:r w:rsidR="00F9438F">
        <w:rPr>
          <w:lang w:eastAsia="zh-CN"/>
        </w:rPr>
        <w:t xml:space="preserve"> but to a lesser degree. </w:t>
      </w:r>
      <w:r w:rsidR="00760FB4">
        <w:rPr>
          <w:lang w:eastAsia="zh-CN"/>
        </w:rPr>
        <w:t>Lastly</w:t>
      </w:r>
      <w:r w:rsidR="00F9438F">
        <w:rPr>
          <w:lang w:eastAsia="zh-CN"/>
        </w:rPr>
        <w:t xml:space="preserve">, </w:t>
      </w:r>
      <w:r w:rsidR="00D8012E">
        <w:t>the</w:t>
      </w:r>
      <w:r w:rsidR="007F62AA">
        <w:t xml:space="preserve"> </w:t>
      </w:r>
      <w:r w:rsidR="00F9438F">
        <w:t xml:space="preserve">2D </w:t>
      </w:r>
      <w:proofErr w:type="gramStart"/>
      <w:r w:rsidR="00F9438F">
        <w:t>AR(</w:t>
      </w:r>
      <w:proofErr w:type="gramEnd"/>
      <w:r w:rsidR="00F9438F">
        <w:t xml:space="preserve">1) smoother </w:t>
      </w:r>
      <w:r w:rsidR="00A41F2A">
        <w:t>altered</w:t>
      </w:r>
      <w:r w:rsidR="00EC722C">
        <w:t xml:space="preserve"> estimates of spawning </w:t>
      </w:r>
      <w:r w:rsidR="00760FB4">
        <w:t xml:space="preserve">stock </w:t>
      </w:r>
      <w:r w:rsidR="00EC722C">
        <w:t>biomass</w:t>
      </w:r>
      <w:r w:rsidR="00760FB4">
        <w:t xml:space="preserve"> (SSB)</w:t>
      </w:r>
      <w:r w:rsidR="00A41F2A">
        <w:t xml:space="preserve"> and fishing mortality</w:t>
      </w:r>
      <w:r w:rsidR="00A721A7">
        <w:t xml:space="preserve"> </w:t>
      </w:r>
      <w:r w:rsidR="007F62AA">
        <w:t xml:space="preserve">by </w:t>
      </w:r>
      <w:r w:rsidR="00F9438F">
        <w:t xml:space="preserve">around 15% in model years and </w:t>
      </w:r>
      <w:commentRangeStart w:id="7"/>
      <w:r w:rsidR="00F9438F">
        <w:t>30% in short-term projection years</w:t>
      </w:r>
      <w:commentRangeEnd w:id="7"/>
      <w:r w:rsidR="00977ECA">
        <w:rPr>
          <w:rStyle w:val="CommentReference"/>
          <w:rFonts w:eastAsiaTheme="minorEastAsia"/>
          <w:lang w:eastAsia="zh-CN"/>
        </w:rPr>
        <w:commentReference w:id="7"/>
      </w:r>
      <w:r w:rsidR="00F9438F">
        <w:t xml:space="preserve">. We conclude that </w:t>
      </w:r>
      <w:r w:rsidR="00760FB4">
        <w:t>incorpora</w:t>
      </w:r>
      <w:bookmarkStart w:id="8" w:name="_GoBack"/>
      <w:bookmarkEnd w:id="8"/>
      <w:r w:rsidR="00760FB4">
        <w:t xml:space="preserve">ting 2D autocorrelated variation in survival, </w:t>
      </w:r>
      <w:r w:rsidR="00760FB4" w:rsidRPr="00760FB4">
        <w:rPr>
          <w:i/>
          <w:iCs/>
        </w:rPr>
        <w:t>M</w:t>
      </w:r>
      <w:r w:rsidR="00760FB4">
        <w:rPr>
          <w:lang w:eastAsia="zh-CN"/>
        </w:rPr>
        <w:t xml:space="preserve">, or both could improve </w:t>
      </w:r>
      <w:r w:rsidR="000824E8">
        <w:rPr>
          <w:lang w:eastAsia="zh-CN"/>
        </w:rPr>
        <w:t xml:space="preserve">the assessment of </w:t>
      </w:r>
      <w:r w:rsidR="00227C1B">
        <w:t xml:space="preserve">Southern </w:t>
      </w:r>
      <w:r w:rsidR="00227C1B">
        <w:rPr>
          <w:rFonts w:hint="eastAsia"/>
          <w:lang w:eastAsia="zh-CN"/>
        </w:rPr>
        <w:t>New</w:t>
      </w:r>
      <w:r w:rsidR="00227C1B">
        <w:rPr>
          <w:lang w:eastAsia="zh-CN"/>
        </w:rPr>
        <w:t xml:space="preserve"> England</w:t>
      </w:r>
      <w:r w:rsidR="00227C1B">
        <w:t xml:space="preserve"> yellowtail flounder </w:t>
      </w:r>
      <w:r w:rsidR="00D24093">
        <w:rPr>
          <w:lang w:eastAsia="zh-CN"/>
        </w:rPr>
        <w:t xml:space="preserve">in terms of </w:t>
      </w:r>
      <w:r w:rsidR="00227C1B">
        <w:rPr>
          <w:lang w:eastAsia="zh-CN"/>
        </w:rPr>
        <w:t>model fit</w:t>
      </w:r>
      <w:r w:rsidR="00AD1C17">
        <w:rPr>
          <w:lang w:eastAsia="zh-CN"/>
        </w:rPr>
        <w:t xml:space="preserve"> and </w:t>
      </w:r>
      <w:ins w:id="9" w:author="Haikun Xu" w:date="2020-08-07T16:09:00Z">
        <w:r w:rsidR="00977ECA">
          <w:rPr>
            <w:lang w:eastAsia="zh-CN"/>
          </w:rPr>
          <w:t>t</w:t>
        </w:r>
      </w:ins>
      <w:ins w:id="10" w:author="Haikun Xu" w:date="2020-08-07T16:10:00Z">
        <w:r w:rsidR="00977ECA">
          <w:rPr>
            <w:lang w:eastAsia="zh-CN"/>
          </w:rPr>
          <w:t>he accuracy</w:t>
        </w:r>
      </w:ins>
      <w:del w:id="11" w:author="Haikun Xu" w:date="2020-08-07T16:10:00Z">
        <w:r w:rsidR="003B3D56" w:rsidDel="00977ECA">
          <w:rPr>
            <w:lang w:eastAsia="zh-CN"/>
          </w:rPr>
          <w:delText>reliab</w:delText>
        </w:r>
        <w:r w:rsidR="00760FB4" w:rsidDel="00977ECA">
          <w:rPr>
            <w:lang w:eastAsia="zh-CN"/>
          </w:rPr>
          <w:delText>le prediction</w:delText>
        </w:r>
      </w:del>
      <w:r w:rsidR="00760FB4">
        <w:rPr>
          <w:lang w:eastAsia="zh-CN"/>
        </w:rPr>
        <w:t xml:space="preserve"> of</w:t>
      </w:r>
      <w:r w:rsidR="003B3D56">
        <w:rPr>
          <w:lang w:eastAsia="zh-CN"/>
        </w:rPr>
        <w:t xml:space="preserve"> SSB</w:t>
      </w:r>
      <w:ins w:id="12" w:author="Haikun Xu" w:date="2020-08-07T16:10:00Z">
        <w:r w:rsidR="00977ECA">
          <w:rPr>
            <w:lang w:eastAsia="zh-CN"/>
          </w:rPr>
          <w:t xml:space="preserve"> projection</w:t>
        </w:r>
      </w:ins>
      <w:r w:rsidR="00760FB4">
        <w:rPr>
          <w:lang w:eastAsia="zh-CN"/>
        </w:rPr>
        <w:t>.</w:t>
      </w:r>
    </w:p>
    <w:p w14:paraId="19ACFD8B" w14:textId="1C9BE3F9" w:rsidR="00004AB7" w:rsidRPr="00EC722C" w:rsidRDefault="005A2DB2" w:rsidP="000B3E5A">
      <w:pPr>
        <w:pStyle w:val="Chapterheading0"/>
        <w:jc w:val="left"/>
      </w:pPr>
      <w:r w:rsidRPr="000B3E5A">
        <w:rPr>
          <w:b/>
          <w:bCs/>
        </w:rPr>
        <w:t>Keywords</w:t>
      </w:r>
      <w:r>
        <w:t xml:space="preserve">: </w:t>
      </w:r>
      <w:r w:rsidR="000B3E5A">
        <w:t xml:space="preserve">state-space model; stock assessment; random effects; </w:t>
      </w:r>
      <w:r w:rsidR="00AE3F5F">
        <w:t>s</w:t>
      </w:r>
      <w:r>
        <w:t xml:space="preserve">urvival; </w:t>
      </w:r>
      <w:r w:rsidR="00760FB4">
        <w:t xml:space="preserve">natural mortality; </w:t>
      </w:r>
      <w:r w:rsidR="00AE3F5F">
        <w:t>a</w:t>
      </w:r>
      <w:r>
        <w:t>utoc</w:t>
      </w:r>
      <w:r w:rsidR="00AE3F5F">
        <w:t>orrelation;</w:t>
      </w:r>
      <w:r w:rsidR="00B864B7">
        <w:t xml:space="preserve"> yellowtail flounder</w:t>
      </w:r>
      <w:r w:rsidR="00EC722C">
        <w:br w:type="page"/>
      </w:r>
    </w:p>
    <w:bookmarkEnd w:id="0"/>
    <w:bookmarkEnd w:id="1"/>
    <w:bookmarkEnd w:id="2"/>
    <w:p w14:paraId="163BED25" w14:textId="428ACAA6" w:rsidR="00625F0B" w:rsidRPr="00625F0B" w:rsidRDefault="002B4973" w:rsidP="001829AC">
      <w:pPr>
        <w:pStyle w:val="Heading1"/>
        <w:numPr>
          <w:ilvl w:val="0"/>
          <w:numId w:val="15"/>
        </w:numPr>
      </w:pPr>
      <w:r w:rsidRPr="00624EFE">
        <w:lastRenderedPageBreak/>
        <w:t>Introduction</w:t>
      </w:r>
    </w:p>
    <w:p w14:paraId="1405621C" w14:textId="5684E54C" w:rsidR="00C64632" w:rsidRPr="009A4919" w:rsidRDefault="00A3140D" w:rsidP="001E6F32">
      <w:pPr>
        <w:pStyle w:val="Chapterheading0"/>
        <w:spacing w:after="0"/>
        <w:jc w:val="left"/>
      </w:pPr>
      <w:r>
        <w:t>Biological</w:t>
      </w:r>
      <w:r w:rsidR="004F4D3C">
        <w:t xml:space="preserve"> processes </w:t>
      </w:r>
      <w:r w:rsidR="008746DB">
        <w:t>of a fish population</w:t>
      </w:r>
      <w:r w:rsidR="00345455" w:rsidRPr="009A4919">
        <w:t xml:space="preserve"> </w:t>
      </w:r>
      <w:r w:rsidR="00322658">
        <w:t>usually</w:t>
      </w:r>
      <w:r>
        <w:t>, if not always,</w:t>
      </w:r>
      <w:r w:rsidR="00322658">
        <w:t xml:space="preserve"> vary over time</w:t>
      </w:r>
      <w:r w:rsidR="00115975">
        <w:t xml:space="preserve"> and age</w:t>
      </w:r>
      <w:r w:rsidR="008746DB">
        <w:t xml:space="preserve">. </w:t>
      </w:r>
      <w:r w:rsidR="00115975">
        <w:rPr>
          <w:lang w:eastAsia="zh-CN"/>
        </w:rPr>
        <w:t>For instance</w:t>
      </w:r>
      <w:r w:rsidR="00115975">
        <w:t>, a process such as</w:t>
      </w:r>
      <w:r w:rsidR="00115975" w:rsidRPr="009A4919">
        <w:t xml:space="preserve"> </w:t>
      </w:r>
      <w:bookmarkStart w:id="13" w:name="OLE_LINK10"/>
      <w:bookmarkStart w:id="14" w:name="OLE_LINK11"/>
      <w:r w:rsidR="00115975" w:rsidRPr="009A4919">
        <w:t>recruitment c</w:t>
      </w:r>
      <w:r w:rsidR="00115975">
        <w:t>an</w:t>
      </w:r>
      <w:r w:rsidR="00115975" w:rsidRPr="009A4919">
        <w:t xml:space="preserve"> be autocorrelated in </w:t>
      </w:r>
      <w:r w:rsidR="00115975">
        <w:t>time</w:t>
      </w:r>
      <w:r w:rsidR="00115975" w:rsidRPr="009A4919">
        <w:t xml:space="preserve"> if </w:t>
      </w:r>
      <w:r w:rsidR="00115975" w:rsidRPr="009A4919">
        <w:rPr>
          <w:lang w:eastAsia="zh-CN"/>
        </w:rPr>
        <w:t>the</w:t>
      </w:r>
      <w:r w:rsidR="00115975" w:rsidRPr="009A4919">
        <w:t xml:space="preserve"> </w:t>
      </w:r>
      <w:r w:rsidR="00115975" w:rsidRPr="009A4919">
        <w:rPr>
          <w:lang w:eastAsia="zh-CN"/>
        </w:rPr>
        <w:t xml:space="preserve">environmental or ecological process </w:t>
      </w:r>
      <w:r w:rsidR="00115975">
        <w:rPr>
          <w:lang w:eastAsia="zh-CN"/>
        </w:rPr>
        <w:t xml:space="preserve">by which </w:t>
      </w:r>
      <w:r w:rsidR="00115975" w:rsidRPr="009A4919">
        <w:rPr>
          <w:lang w:eastAsia="zh-CN"/>
        </w:rPr>
        <w:t xml:space="preserve">it is </w:t>
      </w:r>
      <w:r w:rsidR="00115975" w:rsidRPr="009A4919">
        <w:rPr>
          <w:noProof/>
          <w:lang w:eastAsia="zh-CN"/>
        </w:rPr>
        <w:t>driven</w:t>
      </w:r>
      <w:r w:rsidR="00115975" w:rsidRPr="009A4919">
        <w:rPr>
          <w:lang w:eastAsia="zh-CN"/>
        </w:rPr>
        <w:t xml:space="preserve"> is autocorrelated </w:t>
      </w:r>
      <w:bookmarkEnd w:id="13"/>
      <w:bookmarkEnd w:id="14"/>
      <w:r w:rsidR="00115975">
        <w:rPr>
          <w:lang w:eastAsia="zh-CN"/>
        </w:rPr>
        <w:t xml:space="preserve">in time </w:t>
      </w:r>
      <w:r w:rsidR="00115975" w:rsidRPr="009A4919">
        <w:rPr>
          <w:lang w:eastAsia="zh-CN"/>
        </w:rPr>
        <w:fldChar w:fldCharType="begin"/>
      </w:r>
      <w:r w:rsidR="00115975">
        <w:rPr>
          <w:lang w:eastAsia="zh-CN"/>
        </w:rPr>
        <w:instrText xml:space="preserve"> ADDIN EN.CITE &lt;EndNote&gt;&lt;Cite&gt;&lt;Author&gt;Thorson&lt;/Author&gt;&lt;Year&gt;2014&lt;/Year&gt;&lt;RecNum&gt;212&lt;/RecNum&gt;&lt;DisplayText&gt;(Johnson et al. 2016; Thorson et al. 2014)&lt;/DisplayText&gt;&lt;record&gt;&lt;rec-number&gt;212&lt;/rec-number&gt;&lt;foreign-keys&gt;&lt;key app="EN" db-id="sfrdfvtvbdax5de2svmvr9smwwas0vts2999" timestamp="1473187190"&gt;212&lt;/key&gt;&lt;/foreign-keys&gt;&lt;ref-type name="Journal Article"&gt;17&lt;/ref-type&gt;&lt;contributors&gt;&lt;authors&gt;&lt;author&gt;Thorson, James T&lt;/author&gt;&lt;author&gt;Jensen, Olaf P&lt;/author&gt;&lt;author&gt;Zipkin, Elise F&lt;/author&gt;&lt;/authors&gt;&lt;/contributors&gt;&lt;titles&gt;&lt;title&gt;How variable is recruitment for exploited marine fishes? A hierarchical model for testing life history theory&lt;/title&gt;&lt;secondary-title&gt;Canadian Journal of Fisheries and Aquatic Sciences&lt;/secondary-title&gt;&lt;/titles&gt;&lt;periodical&gt;&lt;full-title&gt;Canadian Journal of Fisheries and Aquatic Sciences&lt;/full-title&gt;&lt;/periodical&gt;&lt;pages&gt;973-983&lt;/pages&gt;&lt;volume&gt;71&lt;/volume&gt;&lt;number&gt;7&lt;/number&gt;&lt;dates&gt;&lt;year&gt;2014&lt;/year&gt;&lt;/dates&gt;&lt;isbn&gt;0706-652X&lt;/isbn&gt;&lt;urls&gt;&lt;/urls&gt;&lt;/record&gt;&lt;/Cite&gt;&lt;Cite&gt;&lt;Author&gt;Johnson&lt;/Author&gt;&lt;Year&gt;2016&lt;/Year&gt;&lt;RecNum&gt;213&lt;/RecNum&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rPr>
          <w:lang w:eastAsia="zh-CN"/>
        </w:rPr>
        <w:fldChar w:fldCharType="separate"/>
      </w:r>
      <w:r w:rsidR="00115975">
        <w:rPr>
          <w:noProof/>
          <w:lang w:eastAsia="zh-CN"/>
        </w:rPr>
        <w:t>(Johnson et al. 2016; Thorson et al. 2014)</w:t>
      </w:r>
      <w:r w:rsidR="00115975" w:rsidRPr="009A4919">
        <w:rPr>
          <w:lang w:eastAsia="zh-CN"/>
        </w:rPr>
        <w:fldChar w:fldCharType="end"/>
      </w:r>
      <w:r w:rsidR="00115975" w:rsidRPr="009A4919">
        <w:t xml:space="preserve">. </w:t>
      </w:r>
      <w:r w:rsidR="00115975" w:rsidRPr="009A4919">
        <w:fldChar w:fldCharType="begin"/>
      </w:r>
      <w:r w:rsidR="00115975">
        <w:instrText xml:space="preserve"> ADDIN EN.CITE &lt;EndNote&gt;&lt;Cite AuthorYear="1"&gt;&lt;Author&gt;Johnson&lt;/Author&gt;&lt;Year&gt;2016&lt;/Year&gt;&lt;RecNum&gt;213&lt;/RecNum&gt;&lt;DisplayText&gt;Johnson et al. (2016)&lt;/DisplayText&gt;&lt;record&gt;&lt;rec-number&gt;213&lt;/rec-number&gt;&lt;foreign-keys&gt;&lt;key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fldChar w:fldCharType="separate"/>
      </w:r>
      <w:r w:rsidR="00115975">
        <w:rPr>
          <w:noProof/>
        </w:rPr>
        <w:t>Johnson et al. (2016)</w:t>
      </w:r>
      <w:r w:rsidR="00115975" w:rsidRPr="009A4919">
        <w:fldChar w:fldCharType="end"/>
      </w:r>
      <w:r w:rsidR="00115975" w:rsidRPr="009A4919">
        <w:t xml:space="preserve"> </w:t>
      </w:r>
      <w:r w:rsidR="00115975">
        <w:t>found</w:t>
      </w:r>
      <w:r w:rsidR="00115975" w:rsidRPr="009A4919">
        <w:t xml:space="preserve"> that in cases where recruitment is high</w:t>
      </w:r>
      <w:r w:rsidR="00115975">
        <w:t>ly autocorrelated</w:t>
      </w:r>
      <w:r w:rsidR="00115975" w:rsidRPr="009A4919">
        <w:t>, ignoring this autocorrelation</w:t>
      </w:r>
      <w:r w:rsidR="00115975">
        <w:t xml:space="preserve"> in stock assessment models</w:t>
      </w:r>
      <w:r w:rsidR="00115975" w:rsidRPr="009A4919">
        <w:t xml:space="preserve"> </w:t>
      </w:r>
      <w:r w:rsidR="00115975">
        <w:t xml:space="preserve">can </w:t>
      </w:r>
      <w:r w:rsidR="00115975" w:rsidRPr="009A4919">
        <w:t xml:space="preserve">lead to large biases </w:t>
      </w:r>
      <w:r w:rsidR="00115975">
        <w:t xml:space="preserve">in model predictions as well as </w:t>
      </w:r>
      <w:r w:rsidR="00115975" w:rsidRPr="009A4919">
        <w:t xml:space="preserve">the associated uncertainty </w:t>
      </w:r>
      <w:r w:rsidR="00115975" w:rsidRPr="009A4919">
        <w:rPr>
          <w:lang w:eastAsia="zh-CN"/>
        </w:rPr>
        <w:t>interval</w:t>
      </w:r>
      <w:r w:rsidR="00115975" w:rsidRPr="009A4919">
        <w:t xml:space="preserve">s. </w:t>
      </w:r>
      <w:r w:rsidR="000C6C06">
        <w:t>Population processes, such as s</w:t>
      </w:r>
      <w:r w:rsidR="000C6C06" w:rsidRPr="009A4919">
        <w:t xml:space="preserve">electivity, can </w:t>
      </w:r>
      <w:r w:rsidR="000C6C06">
        <w:t xml:space="preserve">also </w:t>
      </w:r>
      <w:r w:rsidR="000C6C06" w:rsidRPr="009A4919">
        <w:t xml:space="preserve">be autocorrelated </w:t>
      </w:r>
      <w:r w:rsidR="000C6C06">
        <w:t>among ages</w:t>
      </w:r>
      <w:r w:rsidR="000C6C06" w:rsidRPr="009A4919">
        <w:t xml:space="preserve"> because adjacent age classes </w:t>
      </w:r>
      <w:r w:rsidR="000C6C06">
        <w:t xml:space="preserve">are often more </w:t>
      </w:r>
      <w:r w:rsidR="000C6C06" w:rsidRPr="009A4919">
        <w:t>similar</w:t>
      </w:r>
      <w:r w:rsidR="000C6C06" w:rsidRPr="009F583C">
        <w:t xml:space="preserve"> </w:t>
      </w:r>
      <w:r w:rsidR="000C6C06">
        <w:t xml:space="preserve">in </w:t>
      </w:r>
      <w:r w:rsidR="000C6C06" w:rsidRPr="009A4919">
        <w:t>size</w:t>
      </w:r>
      <w:r w:rsidR="000C6C06">
        <w:t>,</w:t>
      </w:r>
      <w:r w:rsidR="000C6C06" w:rsidRPr="009A4919">
        <w:t xml:space="preserve"> physiology</w:t>
      </w:r>
      <w:r w:rsidR="000C6C06">
        <w:t>, behavior, etc</w:t>
      </w:r>
      <w:r w:rsidR="000C6C06" w:rsidRPr="009A4919">
        <w:t>.</w:t>
      </w:r>
      <w:r w:rsidR="000C6C06">
        <w:t xml:space="preserve"> than disparate age classes </w:t>
      </w:r>
      <w:r w:rsidR="000C6C06" w:rsidRPr="009A4919">
        <w:fldChar w:fldCharType="begin"/>
      </w:r>
      <w:r w:rsidR="000C6C06">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0C6C06" w:rsidRPr="009A4919">
        <w:fldChar w:fldCharType="separate"/>
      </w:r>
      <w:r w:rsidR="000C6C06">
        <w:rPr>
          <w:noProof/>
        </w:rPr>
        <w:t>(Nielsen and Berg 2014; Berg and Nielsen 2016)</w:t>
      </w:r>
      <w:r w:rsidR="000C6C06" w:rsidRPr="009A4919">
        <w:fldChar w:fldCharType="end"/>
      </w:r>
      <w:r w:rsidR="000C6C06">
        <w:t xml:space="preserve">. </w:t>
      </w:r>
      <w:r w:rsidR="009F583C">
        <w:t xml:space="preserve">When </w:t>
      </w:r>
      <w:r w:rsidR="000C6C06">
        <w:t xml:space="preserve">variations in </w:t>
      </w:r>
      <w:r w:rsidR="00915D66">
        <w:t xml:space="preserve">selectivity </w:t>
      </w:r>
      <w:r w:rsidR="00AB4F11">
        <w:t>are</w:t>
      </w:r>
      <w:r w:rsidR="00915D66">
        <w:t xml:space="preserve"> auto</w:t>
      </w:r>
      <w:r w:rsidR="00915D66" w:rsidRPr="009A4919">
        <w:t>correlat</w:t>
      </w:r>
      <w:r w:rsidR="00915D66">
        <w:t>ed among ages</w:t>
      </w:r>
      <w:r w:rsidR="00911727" w:rsidRPr="009A4919">
        <w:t>, model</w:t>
      </w:r>
      <w:r w:rsidR="000C6C06">
        <w:t xml:space="preserve">s that estimate </w:t>
      </w:r>
      <w:r w:rsidR="009F583C">
        <w:t xml:space="preserve">this autocorrelation </w:t>
      </w:r>
      <w:r w:rsidR="000C6C06">
        <w:t xml:space="preserve">have been </w:t>
      </w:r>
      <w:r w:rsidR="00911727" w:rsidRPr="009A4919">
        <w:t xml:space="preserve">shown to </w:t>
      </w:r>
      <w:r w:rsidR="00AB4F11">
        <w:t>fit data better</w:t>
      </w:r>
      <w:r w:rsidR="00911727" w:rsidRPr="009A4919">
        <w:t xml:space="preserve"> </w:t>
      </w:r>
      <w:r w:rsidR="000C6C06">
        <w:t xml:space="preserve">than models that </w:t>
      </w:r>
      <w:r w:rsidR="00915D66">
        <w:t>assum</w:t>
      </w:r>
      <w:r w:rsidR="000C6C06">
        <w:t>e</w:t>
      </w:r>
      <w:r w:rsidR="00AB4F11">
        <w:t xml:space="preserve"> </w:t>
      </w:r>
      <w:r w:rsidR="00915D66">
        <w:t>independent selectivity</w:t>
      </w:r>
      <w:r w:rsidR="00C35FF2">
        <w:t xml:space="preserve"> </w:t>
      </w:r>
      <w:r w:rsidR="00AB4F11">
        <w:t xml:space="preserve">variations </w:t>
      </w:r>
      <w:r w:rsidR="00450312">
        <w:fldChar w:fldCharType="begin"/>
      </w:r>
      <w:r w:rsidR="008B06BB">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450312">
        <w:fldChar w:fldCharType="separate"/>
      </w:r>
      <w:r w:rsidR="008B06BB">
        <w:rPr>
          <w:noProof/>
        </w:rPr>
        <w:t>(Nielsen and Berg 2014)</w:t>
      </w:r>
      <w:r w:rsidR="00450312">
        <w:fldChar w:fldCharType="end"/>
      </w:r>
      <w:r w:rsidR="00911727" w:rsidRPr="009A4919">
        <w:t xml:space="preserve">. </w:t>
      </w:r>
      <w:commentRangeStart w:id="15"/>
      <w:r w:rsidR="00E04F59">
        <w:t xml:space="preserve">To date, </w:t>
      </w:r>
      <w:r w:rsidR="000C6C06">
        <w:t xml:space="preserve">using </w:t>
      </w:r>
      <w:r w:rsidR="001B682D">
        <w:t xml:space="preserve">a two-dimensional </w:t>
      </w:r>
      <w:r w:rsidR="00225106">
        <w:t>(</w:t>
      </w:r>
      <w:r w:rsidR="001B682D">
        <w:t>2D</w:t>
      </w:r>
      <w:r w:rsidR="009F5496">
        <w:t xml:space="preserve">) </w:t>
      </w:r>
      <w:r w:rsidR="00E04F59">
        <w:t xml:space="preserve">autocorrelation structure </w:t>
      </w:r>
      <w:r w:rsidR="000C6C06">
        <w:t xml:space="preserve">across both </w:t>
      </w:r>
      <w:r w:rsidR="001B682D">
        <w:t>age</w:t>
      </w:r>
      <w:r w:rsidR="000C6C06">
        <w:t>s</w:t>
      </w:r>
      <w:r w:rsidR="001B682D">
        <w:t xml:space="preserve"> and year</w:t>
      </w:r>
      <w:r w:rsidR="000C6C06">
        <w:t>s</w:t>
      </w:r>
      <w:r w:rsidR="001B682D">
        <w:t xml:space="preserve"> </w:t>
      </w:r>
      <w:r w:rsidR="000C6C06">
        <w:t xml:space="preserve">to model </w:t>
      </w:r>
      <w:r w:rsidR="00E04F59">
        <w:t xml:space="preserve">population </w:t>
      </w:r>
      <w:r w:rsidR="009E229C">
        <w:t xml:space="preserve">processes </w:t>
      </w:r>
      <w:r w:rsidR="00E04F59">
        <w:t>is rare</w:t>
      </w:r>
      <w:commentRangeEnd w:id="15"/>
      <w:r w:rsidR="00D2073D">
        <w:rPr>
          <w:rStyle w:val="CommentReference"/>
          <w:rFonts w:eastAsiaTheme="minorEastAsia"/>
          <w:lang w:eastAsia="zh-CN"/>
        </w:rPr>
        <w:commentReference w:id="15"/>
      </w:r>
      <w:r w:rsidR="00E04F59">
        <w:t>.</w:t>
      </w:r>
      <w:r w:rsidR="00911727" w:rsidRPr="009A4919">
        <w:t xml:space="preserve"> </w:t>
      </w:r>
      <w:r w:rsidR="008F0EEC">
        <w:t xml:space="preserve">One exception is </w:t>
      </w:r>
      <w:r w:rsidR="00450312" w:rsidRPr="009A4919">
        <w:fldChar w:fldCharType="begin"/>
      </w:r>
      <w:r w:rsidR="00911727" w:rsidRPr="009A4919">
        <w:instrText xml:space="preserve"> ADDIN EN.CITE &lt;EndNote&gt;&lt;Cite AuthorYear="1"&gt;&lt;Author&gt;Cadigan&lt;/Author&gt;&lt;Year&gt;2015&lt;/Year&gt;&lt;RecNum&gt;161&lt;/RecNum&gt;&lt;DisplayText&gt;Cadigan (2015)&lt;/DisplayText&gt;&lt;record&gt;&lt;rec-number&gt;161&lt;/rec-number&gt;&lt;foreign-keys&gt;&lt;key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911727" w:rsidRPr="009A4919">
        <w:rPr>
          <w:noProof/>
        </w:rPr>
        <w:t>Cadigan (201</w:t>
      </w:r>
      <w:r w:rsidR="00882D03">
        <w:rPr>
          <w:noProof/>
        </w:rPr>
        <w:t>6</w:t>
      </w:r>
      <w:r w:rsidR="00911727" w:rsidRPr="009A4919">
        <w:rPr>
          <w:noProof/>
        </w:rPr>
        <w:t>)</w:t>
      </w:r>
      <w:r w:rsidR="00450312" w:rsidRPr="009A4919">
        <w:fldChar w:fldCharType="end"/>
      </w:r>
      <w:r w:rsidR="008F0EEC">
        <w:t>, who</w:t>
      </w:r>
      <w:r w:rsidR="004F2169" w:rsidRPr="009A4919">
        <w:t xml:space="preserve"> </w:t>
      </w:r>
      <w:r w:rsidR="00911727" w:rsidRPr="009A4919">
        <w:t>developed a state-space</w:t>
      </w:r>
      <w:r w:rsidR="00AD6F1C">
        <w:t>,</w:t>
      </w:r>
      <w:r w:rsidR="00911727" w:rsidRPr="009A4919">
        <w:t xml:space="preserve"> age-structured assessment mod</w:t>
      </w:r>
      <w:r w:rsidR="00225106">
        <w:t xml:space="preserve">el for </w:t>
      </w:r>
      <w:r w:rsidR="00225106">
        <w:rPr>
          <w:noProof/>
        </w:rPr>
        <w:t xml:space="preserve">Northern Cod </w:t>
      </w:r>
      <w:r w:rsidR="00B15F51">
        <w:rPr>
          <w:noProof/>
        </w:rPr>
        <w:t>(</w:t>
      </w:r>
      <w:r w:rsidR="00B15F51" w:rsidRPr="00B15F51">
        <w:rPr>
          <w:i/>
          <w:noProof/>
        </w:rPr>
        <w:t>Gadus morhua</w:t>
      </w:r>
      <w:r w:rsidR="00B15F51">
        <w:rPr>
          <w:noProof/>
        </w:rPr>
        <w:t xml:space="preserve">) </w:t>
      </w:r>
      <w:r w:rsidR="00B864B7">
        <w:rPr>
          <w:noProof/>
        </w:rPr>
        <w:t>where</w:t>
      </w:r>
      <w:r w:rsidR="00911727" w:rsidRPr="009A4919">
        <w:rPr>
          <w:noProof/>
        </w:rPr>
        <w:t xml:space="preserve"> </w:t>
      </w:r>
      <w:r w:rsidR="00915D66">
        <w:rPr>
          <w:noProof/>
        </w:rPr>
        <w:t xml:space="preserve">the </w:t>
      </w:r>
      <w:r w:rsidR="0072669B">
        <w:rPr>
          <w:noProof/>
        </w:rPr>
        <w:t>among-age and among-year autocorrelation</w:t>
      </w:r>
      <w:r w:rsidR="00860883">
        <w:rPr>
          <w:noProof/>
        </w:rPr>
        <w:t>s</w:t>
      </w:r>
      <w:r w:rsidR="0072669B">
        <w:rPr>
          <w:noProof/>
        </w:rPr>
        <w:t xml:space="preserve"> in </w:t>
      </w:r>
      <w:r w:rsidR="00225106" w:rsidRPr="009A4919">
        <w:rPr>
          <w:noProof/>
        </w:rPr>
        <w:t>natural mortality</w:t>
      </w:r>
      <w:r w:rsidR="008F0EEC">
        <w:rPr>
          <w:noProof/>
        </w:rPr>
        <w:t xml:space="preserve"> rate</w:t>
      </w:r>
      <w:r w:rsidR="00225106" w:rsidRPr="009A4919">
        <w:rPr>
          <w:noProof/>
        </w:rPr>
        <w:t xml:space="preserve"> </w:t>
      </w:r>
      <w:r w:rsidR="00225106">
        <w:rPr>
          <w:noProof/>
        </w:rPr>
        <w:t>(</w:t>
      </w:r>
      <m:oMath>
        <m:r>
          <w:rPr>
            <w:rFonts w:ascii="Cambria Math" w:hAnsi="Cambria Math"/>
            <w:noProof/>
          </w:rPr>
          <m:t>M</m:t>
        </m:r>
      </m:oMath>
      <w:r w:rsidR="00F35437">
        <w:rPr>
          <w:rFonts w:hint="eastAsia"/>
          <w:noProof/>
        </w:rPr>
        <w:t>)</w:t>
      </w:r>
      <w:r w:rsidR="00225106">
        <w:rPr>
          <w:noProof/>
        </w:rPr>
        <w:t xml:space="preserve"> were simultaneously</w:t>
      </w:r>
      <w:r w:rsidR="009E0C5B" w:rsidRPr="009E0C5B">
        <w:t xml:space="preserve"> </w:t>
      </w:r>
      <w:r w:rsidR="009E0C5B">
        <w:t>estimated</w:t>
      </w:r>
      <w:r w:rsidR="00AD16EB">
        <w:t xml:space="preserve">. </w:t>
      </w:r>
      <w:r w:rsidR="00D66D6D">
        <w:t xml:space="preserve">However, </w:t>
      </w:r>
      <w:proofErr w:type="spellStart"/>
      <w:r w:rsidR="00D66D6D">
        <w:t>Cadigan</w:t>
      </w:r>
      <w:proofErr w:type="spellEnd"/>
      <w:r w:rsidR="00D66D6D">
        <w:t xml:space="preserve"> (201</w:t>
      </w:r>
      <w:r w:rsidR="00882D03">
        <w:t>6</w:t>
      </w:r>
      <w:r w:rsidR="00D66D6D">
        <w:t xml:space="preserve">) did not compare </w:t>
      </w:r>
      <w:r w:rsidR="00860883">
        <w:t xml:space="preserve">the </w:t>
      </w:r>
      <w:r w:rsidR="00D66D6D">
        <w:t xml:space="preserve">model estimates, predictions, </w:t>
      </w:r>
      <w:r w:rsidR="00911727" w:rsidRPr="009A4919">
        <w:t>goodness-of-fit</w:t>
      </w:r>
      <w:r w:rsidR="00B864B7">
        <w:t xml:space="preserve">, </w:t>
      </w:r>
      <w:r w:rsidR="00D66D6D">
        <w:t xml:space="preserve">or </w:t>
      </w:r>
      <w:r w:rsidR="00B864B7">
        <w:t>retrospective pattern</w:t>
      </w:r>
      <w:r w:rsidR="00D66D6D">
        <w:t xml:space="preserve">s </w:t>
      </w:r>
      <w:r w:rsidR="004117F7">
        <w:t>under</w:t>
      </w:r>
      <w:r w:rsidR="004F2169" w:rsidRPr="009A4919">
        <w:t xml:space="preserve"> </w:t>
      </w:r>
      <w:r w:rsidR="00761640">
        <w:rPr>
          <w:noProof/>
        </w:rPr>
        <w:t>alternative</w:t>
      </w:r>
      <w:r w:rsidR="004F2169" w:rsidRPr="009A4919">
        <w:t xml:space="preserve"> </w:t>
      </w:r>
      <w:r w:rsidR="00D66D6D">
        <w:t xml:space="preserve">2D </w:t>
      </w:r>
      <w:r w:rsidR="003E1980">
        <w:t>autocorrelation structure</w:t>
      </w:r>
      <w:r w:rsidR="009E0C5B">
        <w:t>s</w:t>
      </w:r>
      <w:r w:rsidR="003E1980">
        <w:t xml:space="preserve"> </w:t>
      </w:r>
      <w:r w:rsidR="00225106">
        <w:t>for</w:t>
      </w:r>
      <w:r w:rsidR="00911727" w:rsidRPr="009A4919">
        <w:t xml:space="preserve"> </w:t>
      </w:r>
      <m:oMath>
        <m:r>
          <w:rPr>
            <w:rFonts w:ascii="Cambria Math" w:hAnsi="Cambria Math"/>
          </w:rPr>
          <m:t>M</m:t>
        </m:r>
      </m:oMath>
      <w:r w:rsidR="00C64632" w:rsidRPr="009A4919">
        <w:t>.</w:t>
      </w:r>
    </w:p>
    <w:p w14:paraId="2D919275" w14:textId="09EB05C4" w:rsidR="00C64632" w:rsidRPr="009A4919" w:rsidRDefault="0019695A" w:rsidP="008A5784">
      <w:pPr>
        <w:pStyle w:val="Chapterheading0"/>
        <w:spacing w:after="0"/>
        <w:ind w:firstLine="720"/>
        <w:jc w:val="left"/>
        <w:rPr>
          <w:lang w:eastAsia="zh-CN"/>
        </w:rPr>
      </w:pPr>
      <w:r w:rsidRPr="009A4919">
        <w:rPr>
          <w:lang w:eastAsia="zh-CN"/>
        </w:rPr>
        <w:t xml:space="preserve">Yellowtail flounder </w:t>
      </w:r>
      <w:r w:rsidR="00DB6BFB">
        <w:rPr>
          <w:lang w:eastAsia="zh-CN"/>
        </w:rPr>
        <w:t>(</w:t>
      </w:r>
      <w:proofErr w:type="spellStart"/>
      <w:r w:rsidR="00DB6BFB" w:rsidRPr="00DB6BFB">
        <w:rPr>
          <w:i/>
          <w:iCs/>
          <w:lang w:eastAsia="zh-CN"/>
        </w:rPr>
        <w:t>Limanda</w:t>
      </w:r>
      <w:proofErr w:type="spellEnd"/>
      <w:r w:rsidR="00DB6BFB" w:rsidRPr="00DB6BFB">
        <w:rPr>
          <w:i/>
          <w:iCs/>
          <w:lang w:eastAsia="zh-CN"/>
        </w:rPr>
        <w:t xml:space="preserve"> </w:t>
      </w:r>
      <w:proofErr w:type="spellStart"/>
      <w:r w:rsidR="00DB6BFB" w:rsidRPr="00DB6BFB">
        <w:rPr>
          <w:i/>
          <w:iCs/>
          <w:lang w:eastAsia="zh-CN"/>
        </w:rPr>
        <w:t>ferruginea</w:t>
      </w:r>
      <w:proofErr w:type="spellEnd"/>
      <w:r w:rsidR="00DB6BFB" w:rsidRPr="00DB6BFB">
        <w:rPr>
          <w:iCs/>
          <w:lang w:eastAsia="zh-CN"/>
        </w:rPr>
        <w:t>)</w:t>
      </w:r>
      <w:r w:rsidR="00DB6BFB">
        <w:rPr>
          <w:i/>
          <w:iCs/>
          <w:lang w:eastAsia="zh-CN"/>
        </w:rPr>
        <w:t xml:space="preserve"> </w:t>
      </w:r>
      <w:r w:rsidRPr="009A4919">
        <w:rPr>
          <w:lang w:eastAsia="zh-CN"/>
        </w:rPr>
        <w:t xml:space="preserve">is a commercially important demersal flatfish in the Northwest Atlantic ranging from the Labrador Sea in the North to the Chesapeake Bay in the </w:t>
      </w:r>
      <w:r w:rsidR="00957F61">
        <w:rPr>
          <w:lang w:eastAsia="zh-CN"/>
        </w:rPr>
        <w:t>S</w:t>
      </w:r>
      <w:r w:rsidRPr="009A4919">
        <w:rPr>
          <w:lang w:eastAsia="zh-CN"/>
        </w:rPr>
        <w:t xml:space="preserve">outh </w:t>
      </w:r>
      <w:r w:rsidR="00450312" w:rsidRPr="009A4919">
        <w:rPr>
          <w:lang w:eastAsia="zh-CN"/>
        </w:rPr>
        <w:fldChar w:fldCharType="begin"/>
      </w:r>
      <w:r w:rsidR="008B06BB">
        <w:rPr>
          <w:lang w:eastAsia="zh-CN"/>
        </w:rPr>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rPr>
          <w:lang w:eastAsia="zh-CN"/>
        </w:rPr>
        <w:fldChar w:fldCharType="separate"/>
      </w:r>
      <w:r w:rsidR="008B06BB">
        <w:rPr>
          <w:noProof/>
          <w:lang w:eastAsia="zh-CN"/>
        </w:rPr>
        <w:t>(NEFSC 2012)</w:t>
      </w:r>
      <w:r w:rsidR="00450312" w:rsidRPr="009A4919">
        <w:rPr>
          <w:lang w:eastAsia="zh-CN"/>
        </w:rPr>
        <w:fldChar w:fldCharType="end"/>
      </w:r>
      <w:r w:rsidRPr="009A4919">
        <w:rPr>
          <w:lang w:eastAsia="zh-CN"/>
        </w:rPr>
        <w:t xml:space="preserve">. There are </w:t>
      </w:r>
      <w:r w:rsidR="00225106">
        <w:rPr>
          <w:lang w:eastAsia="zh-CN"/>
        </w:rPr>
        <w:t>four</w:t>
      </w:r>
      <w:r w:rsidRPr="009A4919">
        <w:rPr>
          <w:lang w:eastAsia="zh-CN"/>
        </w:rPr>
        <w:t xml:space="preserve"> stocks of yellowtail flounder delineated by the following areas: Canadian Grand Banks, Cape Cod-Gulf of Maine, Georges Bank, and Southern New England-Mid Atlantic. All four stocks experienced overfishing from the 1970s to the mid-</w:t>
      </w:r>
      <w:r w:rsidRPr="009A4919">
        <w:rPr>
          <w:lang w:eastAsia="zh-CN"/>
        </w:rPr>
        <w:lastRenderedPageBreak/>
        <w:t xml:space="preserve">1990s and since then all stocks have experienced some recovery </w:t>
      </w:r>
      <w:r w:rsidR="00450312" w:rsidRPr="009A4919">
        <w:rPr>
          <w:lang w:eastAsia="zh-CN"/>
        </w:rPr>
        <w:fldChar w:fldCharType="begin"/>
      </w:r>
      <w:r w:rsidR="004E092F">
        <w:rPr>
          <w:lang w:eastAsia="zh-CN"/>
        </w:rPr>
        <w:instrText xml:space="preserve"> ADDIN EN.CITE &lt;EndNote&gt;&lt;Cite&gt;&lt;Author&gt;Stone&lt;/Author&gt;&lt;Year&gt;2004&lt;/Year&gt;&lt;RecNum&gt;171&lt;/RecNum&gt;&lt;DisplayText&gt;(Stone et al. 2004)&lt;/DisplayText&gt;&lt;record&gt;&lt;rec-number&gt;171&lt;/rec-number&gt;&lt;foreign-keys&gt;&lt;key app="EN" db-id="sfrdfvtvbdax5de2svmvr9smwwas0vts2999" timestamp="1465493648"&gt;171&lt;/key&gt;&lt;/foreign-keys&gt;&lt;ref-type name="Journal Article"&gt;17&lt;/ref-type&gt;&lt;contributors&gt;&lt;authors&gt;&lt;author&gt;Stone, Heath H&lt;/author&gt;&lt;author&gt;Gavaris, Stratis&lt;/author&gt;&lt;author&gt;Legault, Christopher M&lt;/author&gt;&lt;author&gt;Neilson, John D&lt;/author&gt;&lt;author&gt;Cadrin, Steven X&lt;/author&gt;&lt;/authors&gt;&lt;/contributors&gt;&lt;titles&gt;&lt;title&gt;Collapse and recovery of the yellowtail flounder (Limanda ferruginea) fishery on Georges Bank&lt;/title&gt;&lt;secondary-title&gt;Journal of Sea Research&lt;/secondary-title&gt;&lt;/titles&gt;&lt;periodical&gt;&lt;full-title&gt;Journal of Sea Research&lt;/full-title&gt;&lt;/periodical&gt;&lt;pages&gt;261-270&lt;/pages&gt;&lt;volume&gt;51&lt;/volume&gt;&lt;number&gt;3&lt;/number&gt;&lt;dates&gt;&lt;year&gt;2004&lt;/year&gt;&lt;/dates&gt;&lt;isbn&gt;1385-1101&lt;/isbn&gt;&lt;urls&gt;&lt;/urls&gt;&lt;/record&gt;&lt;/Cite&gt;&lt;/EndNote&gt;</w:instrText>
      </w:r>
      <w:r w:rsidR="00450312" w:rsidRPr="009A4919">
        <w:rPr>
          <w:lang w:eastAsia="zh-CN"/>
        </w:rPr>
        <w:fldChar w:fldCharType="separate"/>
      </w:r>
      <w:r w:rsidR="004E092F">
        <w:rPr>
          <w:noProof/>
          <w:lang w:eastAsia="zh-CN"/>
        </w:rPr>
        <w:t>(Stone et al. 2004)</w:t>
      </w:r>
      <w:r w:rsidR="00450312" w:rsidRPr="009A4919">
        <w:rPr>
          <w:lang w:eastAsia="zh-CN"/>
        </w:rPr>
        <w:fldChar w:fldCharType="end"/>
      </w:r>
      <w:r w:rsidRPr="009A4919">
        <w:rPr>
          <w:lang w:eastAsia="zh-CN"/>
        </w:rPr>
        <w:t xml:space="preserve"> except </w:t>
      </w:r>
      <w:r w:rsidR="00005564" w:rsidRPr="009A4919">
        <w:rPr>
          <w:lang w:eastAsia="zh-CN"/>
        </w:rPr>
        <w:t>for</w:t>
      </w:r>
      <w:r w:rsidR="00005564">
        <w:rPr>
          <w:lang w:eastAsia="zh-CN"/>
        </w:rPr>
        <w:t xml:space="preserve"> the southern-most </w:t>
      </w:r>
      <w:r w:rsidRPr="009A4919">
        <w:rPr>
          <w:lang w:eastAsia="zh-CN"/>
        </w:rPr>
        <w:t>Southern New England-Mid Atlantic (SNE</w:t>
      </w:r>
      <w:r w:rsidR="004B2175" w:rsidRPr="009A4919">
        <w:rPr>
          <w:lang w:eastAsia="zh-CN"/>
        </w:rPr>
        <w:t>MA) stock</w:t>
      </w:r>
      <w:r w:rsidRPr="009A4919">
        <w:rPr>
          <w:lang w:eastAsia="zh-CN"/>
        </w:rPr>
        <w:t xml:space="preserve">. </w:t>
      </w:r>
      <w:r w:rsidR="0015385B" w:rsidRPr="009A4919">
        <w:rPr>
          <w:lang w:eastAsia="zh-CN"/>
        </w:rPr>
        <w:t xml:space="preserve">The SNEMA stock is currently assessed using </w:t>
      </w:r>
      <w:r w:rsidR="00AD6F1C">
        <w:rPr>
          <w:lang w:eastAsia="zh-CN"/>
        </w:rPr>
        <w:t>a statistical catch-at-</w:t>
      </w:r>
      <w:r w:rsidR="00AD01BF">
        <w:rPr>
          <w:lang w:eastAsia="zh-CN"/>
        </w:rPr>
        <w:t>age mode</w:t>
      </w:r>
      <w:r w:rsidR="00DF7B3E">
        <w:rPr>
          <w:lang w:eastAsia="zh-CN"/>
        </w:rPr>
        <w:t xml:space="preserve">l, </w:t>
      </w:r>
      <w:r w:rsidR="00650C62">
        <w:rPr>
          <w:lang w:eastAsia="zh-CN"/>
        </w:rPr>
        <w:t xml:space="preserve">the </w:t>
      </w:r>
      <w:r w:rsidR="0015385B" w:rsidRPr="009A4919">
        <w:rPr>
          <w:lang w:eastAsia="zh-CN"/>
        </w:rPr>
        <w:t>Age</w:t>
      </w:r>
      <w:r w:rsidR="009F5496">
        <w:rPr>
          <w:lang w:eastAsia="zh-CN"/>
        </w:rPr>
        <w:t>-Structured Assessment Program</w:t>
      </w:r>
      <w:r w:rsidR="00DF7B3E">
        <w:rPr>
          <w:lang w:eastAsia="zh-CN"/>
        </w:rPr>
        <w:t xml:space="preserve"> (ASAP</w:t>
      </w:r>
      <w:r w:rsidR="00AD01BF">
        <w:rPr>
          <w:lang w:eastAsia="zh-CN"/>
        </w:rPr>
        <w:t>;</w:t>
      </w:r>
      <w:r w:rsidR="00AD6F1C">
        <w:rPr>
          <w:lang w:eastAsia="zh-CN"/>
        </w:rPr>
        <w:t xml:space="preserve"> Legault and Restrepo 199</w:t>
      </w:r>
      <w:r w:rsidR="00F96875">
        <w:rPr>
          <w:lang w:eastAsia="zh-CN"/>
        </w:rPr>
        <w:t>9</w:t>
      </w:r>
      <w:r w:rsidR="00AD6F1C">
        <w:rPr>
          <w:lang w:eastAsia="zh-CN"/>
        </w:rPr>
        <w:t>)</w:t>
      </w:r>
      <w:r w:rsidR="00DF7B3E">
        <w:rPr>
          <w:lang w:eastAsia="zh-CN"/>
        </w:rPr>
        <w:t xml:space="preserve">, and </w:t>
      </w:r>
      <w:r w:rsidR="00650C62">
        <w:rPr>
          <w:lang w:eastAsia="zh-CN"/>
        </w:rPr>
        <w:t>has declined in recent years to historic lows (</w:t>
      </w:r>
      <w:r w:rsidR="00B4606B">
        <w:rPr>
          <w:lang w:eastAsia="zh-CN"/>
        </w:rPr>
        <w:t>5</w:t>
      </w:r>
      <w:r w:rsidR="00650C62" w:rsidRPr="003841E3">
        <w:rPr>
          <w:lang w:eastAsia="zh-CN"/>
        </w:rPr>
        <w:t xml:space="preserve">% of </w:t>
      </w:r>
      <w:r w:rsidR="00650C62">
        <w:rPr>
          <w:lang w:eastAsia="zh-CN"/>
        </w:rPr>
        <w:t>SSB</w:t>
      </w:r>
      <w:r w:rsidR="00650C62" w:rsidRPr="00650C62">
        <w:rPr>
          <w:vertAlign w:val="subscript"/>
          <w:lang w:eastAsia="zh-CN"/>
        </w:rPr>
        <w:t>MSY</w:t>
      </w:r>
      <w:r w:rsidR="00650C62">
        <w:rPr>
          <w:lang w:eastAsia="zh-CN"/>
        </w:rPr>
        <w:t xml:space="preserve"> proxy;</w:t>
      </w:r>
      <w:r w:rsidR="00650C62" w:rsidRPr="009A4919">
        <w:rPr>
          <w:lang w:eastAsia="zh-CN"/>
        </w:rPr>
        <w:fldChar w:fldCharType="begin"/>
      </w:r>
      <w:r w:rsidR="00650C62">
        <w:rPr>
          <w:lang w:eastAsia="zh-CN"/>
        </w:rPr>
        <w:instrText xml:space="preserve"> ADDIN EN.CITE &lt;EndNote&gt;&lt;Cite ExcludeAuth="1" ExcludeYear="1"&gt;&lt;Author&gt;Legault&lt;/Author&gt;&lt;Year&gt;1998&lt;/Year&gt;&lt;RecNum&gt;133&lt;/RecNum&gt;&lt;record&gt;&lt;rec-number&gt;133&lt;/rec-number&gt;&lt;foreign-keys&gt;&lt;key app="EN" db-id="sfrdfvtvbdax5de2svmvr9smwwas0vts2999" timestamp="1432824036"&gt;133&lt;/key&gt;&lt;/foreign-keys&gt;&lt;ref-type name="Journal Article"&gt;17&lt;/ref-type&gt;&lt;contributors&gt;&lt;authors&gt;&lt;author&gt;Legault, Christopher M&lt;/author&gt;&lt;author&gt;Restrepo, Victor R&lt;/author&gt;&lt;/authors&gt;&lt;/contributors&gt;&lt;titles&gt;&lt;title&gt;A flexible forward age-structured assessment program&lt;/title&gt;&lt;secondary-title&gt;ICCAT. Col. Vol. Sci. Pap&lt;/secondary-title&gt;&lt;/titles&gt;&lt;periodical&gt;&lt;full-title&gt;ICCAT. Col. Vol. Sci. Pap&lt;/full-title&gt;&lt;/periodical&gt;&lt;pages&gt;246-253&lt;/pages&gt;&lt;volume&gt;49&lt;/volume&gt;&lt;dates&gt;&lt;year&gt;1998&lt;/year&gt;&lt;/dates&gt;&lt;urls&gt;&lt;/urls&gt;&lt;/record&gt;&lt;/Cite&gt;&lt;/EndNote&gt;</w:instrText>
      </w:r>
      <w:r w:rsidR="00650C62" w:rsidRPr="009A4919">
        <w:rPr>
          <w:lang w:eastAsia="zh-CN"/>
        </w:rPr>
        <w:fldChar w:fldCharType="end"/>
      </w:r>
      <w:r w:rsidR="00650C62">
        <w:rPr>
          <w:lang w:eastAsia="zh-CN"/>
        </w:rPr>
        <w:t xml:space="preserve"> NEFSC </w:t>
      </w:r>
      <w:r w:rsidR="00B4606B">
        <w:rPr>
          <w:lang w:eastAsia="zh-CN"/>
        </w:rPr>
        <w:t>2020</w:t>
      </w:r>
      <w:r w:rsidR="00650C62">
        <w:rPr>
          <w:lang w:eastAsia="zh-CN"/>
        </w:rPr>
        <w:t>). There are two major</w:t>
      </w:r>
      <w:r w:rsidR="00650C62" w:rsidRPr="009A4919">
        <w:rPr>
          <w:lang w:eastAsia="zh-CN"/>
        </w:rPr>
        <w:t xml:space="preserve"> sources of uncertainty </w:t>
      </w:r>
      <w:r w:rsidR="00650C62">
        <w:rPr>
          <w:lang w:eastAsia="zh-CN"/>
        </w:rPr>
        <w:t xml:space="preserve">in recent stock assessments </w:t>
      </w:r>
      <w:r w:rsidR="001B0A7F" w:rsidRPr="009A4919">
        <w:rPr>
          <w:lang w:eastAsia="zh-CN"/>
        </w:rPr>
        <w:t>(NEFSC 2012</w:t>
      </w:r>
      <w:r w:rsidR="00650C62">
        <w:rPr>
          <w:lang w:eastAsia="zh-CN"/>
        </w:rPr>
        <w:t xml:space="preserve">, </w:t>
      </w:r>
      <w:r w:rsidR="00B4606B">
        <w:rPr>
          <w:lang w:eastAsia="zh-CN"/>
        </w:rPr>
        <w:t>2020</w:t>
      </w:r>
      <w:r w:rsidR="00650C62">
        <w:rPr>
          <w:lang w:eastAsia="zh-CN"/>
        </w:rPr>
        <w:t>)</w:t>
      </w:r>
      <w:r w:rsidR="001B0A7F" w:rsidRPr="009A4919">
        <w:rPr>
          <w:lang w:eastAsia="zh-CN"/>
        </w:rPr>
        <w:t xml:space="preserve">. </w:t>
      </w:r>
      <w:r w:rsidR="00650C62">
        <w:rPr>
          <w:lang w:eastAsia="zh-CN"/>
        </w:rPr>
        <w:t xml:space="preserve">First, </w:t>
      </w:r>
      <w:r w:rsidR="002767EC" w:rsidRPr="009A4919">
        <w:rPr>
          <w:lang w:eastAsia="zh-CN"/>
        </w:rPr>
        <w:t xml:space="preserve">the </w:t>
      </w:r>
      <w:r w:rsidR="00650C62">
        <w:rPr>
          <w:lang w:eastAsia="zh-CN"/>
        </w:rPr>
        <w:t>assessment cannot explain</w:t>
      </w:r>
      <w:r w:rsidR="000367CE">
        <w:rPr>
          <w:lang w:eastAsia="zh-CN"/>
        </w:rPr>
        <w:t xml:space="preserve"> the </w:t>
      </w:r>
      <w:r w:rsidR="002767EC" w:rsidRPr="009A4919">
        <w:rPr>
          <w:lang w:eastAsia="zh-CN"/>
        </w:rPr>
        <w:t xml:space="preserve">dramatic </w:t>
      </w:r>
      <w:r w:rsidR="00B45F5D">
        <w:rPr>
          <w:lang w:eastAsia="zh-CN"/>
        </w:rPr>
        <w:t xml:space="preserve">decrease in </w:t>
      </w:r>
      <w:r w:rsidR="000367CE">
        <w:rPr>
          <w:lang w:eastAsia="zh-CN"/>
        </w:rPr>
        <w:t>recruitment</w:t>
      </w:r>
      <w:r w:rsidR="002767EC" w:rsidRPr="009A4919">
        <w:rPr>
          <w:lang w:eastAsia="zh-CN"/>
        </w:rPr>
        <w:t xml:space="preserve"> </w:t>
      </w:r>
      <w:r w:rsidR="000367CE">
        <w:rPr>
          <w:lang w:eastAsia="zh-CN"/>
        </w:rPr>
        <w:t>since the</w:t>
      </w:r>
      <w:r w:rsidR="002767EC" w:rsidRPr="009A4919">
        <w:rPr>
          <w:lang w:eastAsia="zh-CN"/>
        </w:rPr>
        <w:t xml:space="preserve"> 1990</w:t>
      </w:r>
      <w:r w:rsidR="000367CE">
        <w:rPr>
          <w:lang w:eastAsia="zh-CN"/>
        </w:rPr>
        <w:t>s.</w:t>
      </w:r>
      <w:r w:rsidR="001B0A7F" w:rsidRPr="009A4919">
        <w:rPr>
          <w:lang w:eastAsia="zh-CN"/>
        </w:rPr>
        <w:t xml:space="preserve"> </w:t>
      </w:r>
      <w:r w:rsidR="00683637">
        <w:rPr>
          <w:lang w:eastAsia="zh-CN"/>
        </w:rPr>
        <w:t>Recent studies have</w:t>
      </w:r>
      <w:r w:rsidR="0015385B" w:rsidRPr="009A4919">
        <w:rPr>
          <w:lang w:eastAsia="zh-CN"/>
        </w:rPr>
        <w:t xml:space="preserve"> </w:t>
      </w:r>
      <w:r w:rsidR="006F76B6">
        <w:rPr>
          <w:lang w:eastAsia="zh-CN"/>
        </w:rPr>
        <w:t xml:space="preserve">linked poor recruitment to low </w:t>
      </w:r>
      <w:r w:rsidR="00683637">
        <w:rPr>
          <w:lang w:eastAsia="zh-CN"/>
        </w:rPr>
        <w:t xml:space="preserve">spawning stock biomass (SSB) </w:t>
      </w:r>
      <w:r w:rsidR="006F76B6">
        <w:rPr>
          <w:lang w:eastAsia="zh-CN"/>
        </w:rPr>
        <w:t xml:space="preserve">as well as unfavorable </w:t>
      </w:r>
      <w:r w:rsidR="004B1AF8">
        <w:rPr>
          <w:lang w:eastAsia="zh-CN"/>
        </w:rPr>
        <w:t xml:space="preserve">environmental conditions (more northward </w:t>
      </w:r>
      <w:r w:rsidR="001B0A7F" w:rsidRPr="009A4919">
        <w:rPr>
          <w:lang w:eastAsia="zh-CN"/>
        </w:rPr>
        <w:t>Gulf Stream</w:t>
      </w:r>
      <w:r w:rsidR="006F76B6">
        <w:rPr>
          <w:lang w:eastAsia="zh-CN"/>
        </w:rPr>
        <w:t xml:space="preserve"> and</w:t>
      </w:r>
      <w:r w:rsidR="004B1AF8">
        <w:rPr>
          <w:lang w:eastAsia="zh-CN"/>
        </w:rPr>
        <w:t xml:space="preserve"> reduced </w:t>
      </w:r>
      <w:r w:rsidR="006F76B6">
        <w:rPr>
          <w:lang w:eastAsia="zh-CN"/>
        </w:rPr>
        <w:t>c</w:t>
      </w:r>
      <w:r w:rsidR="004B1AF8">
        <w:rPr>
          <w:lang w:eastAsia="zh-CN"/>
        </w:rPr>
        <w:t xml:space="preserve">old </w:t>
      </w:r>
      <w:r w:rsidR="006F76B6">
        <w:rPr>
          <w:lang w:eastAsia="zh-CN"/>
        </w:rPr>
        <w:t>p</w:t>
      </w:r>
      <w:r w:rsidR="004B1AF8">
        <w:rPr>
          <w:lang w:eastAsia="zh-CN"/>
        </w:rPr>
        <w:t>ool</w:t>
      </w:r>
      <w:r w:rsidR="006F76B6">
        <w:rPr>
          <w:lang w:eastAsia="zh-CN"/>
        </w:rPr>
        <w:t xml:space="preserve">; </w:t>
      </w:r>
      <w:r w:rsidR="006B03F4">
        <w:rPr>
          <w:lang w:eastAsia="zh-CN"/>
        </w:rPr>
        <w:t xml:space="preserve">Miller et al. 2016; </w:t>
      </w:r>
      <w:r w:rsidR="00DB39C9">
        <w:rPr>
          <w:lang w:eastAsia="zh-CN"/>
        </w:rPr>
        <w:t xml:space="preserve">Xu et al. </w:t>
      </w:r>
      <w:r w:rsidR="00EA7EA4">
        <w:rPr>
          <w:lang w:eastAsia="zh-CN"/>
        </w:rPr>
        <w:t>2018</w:t>
      </w:r>
      <w:r w:rsidR="0015385B" w:rsidRPr="009A4919">
        <w:rPr>
          <w:lang w:eastAsia="zh-CN"/>
        </w:rPr>
        <w:t>)</w:t>
      </w:r>
      <w:r w:rsidR="00377A88">
        <w:rPr>
          <w:lang w:eastAsia="zh-CN"/>
        </w:rPr>
        <w:t xml:space="preserve">. </w:t>
      </w:r>
      <w:r w:rsidR="00650C62">
        <w:rPr>
          <w:lang w:eastAsia="zh-CN"/>
        </w:rPr>
        <w:t xml:space="preserve">Second, </w:t>
      </w:r>
      <w:r w:rsidR="002770F5">
        <w:rPr>
          <w:lang w:eastAsia="zh-CN"/>
        </w:rPr>
        <w:t>the</w:t>
      </w:r>
      <w:r w:rsidR="00650C62">
        <w:rPr>
          <w:lang w:eastAsia="zh-CN"/>
        </w:rPr>
        <w:t>re is a</w:t>
      </w:r>
      <w:r w:rsidR="002770F5">
        <w:rPr>
          <w:lang w:eastAsia="zh-CN"/>
        </w:rPr>
        <w:t xml:space="preserve"> </w:t>
      </w:r>
      <w:r w:rsidR="002767EC" w:rsidRPr="009A4919">
        <w:rPr>
          <w:noProof/>
          <w:lang w:eastAsia="zh-CN"/>
        </w:rPr>
        <w:t>strong</w:t>
      </w:r>
      <w:r w:rsidR="002767EC" w:rsidRPr="009A4919">
        <w:rPr>
          <w:lang w:eastAsia="zh-CN"/>
        </w:rPr>
        <w:t xml:space="preserve"> retrospective pattern </w:t>
      </w:r>
      <w:r w:rsidR="009B2FCA">
        <w:rPr>
          <w:lang w:eastAsia="zh-CN"/>
        </w:rPr>
        <w:t xml:space="preserve">of </w:t>
      </w:r>
      <w:r w:rsidR="0023707F">
        <w:rPr>
          <w:lang w:eastAsia="zh-CN"/>
        </w:rPr>
        <w:t>spawning stock biomass (</w:t>
      </w:r>
      <w:r w:rsidR="00C64632" w:rsidRPr="009A4919">
        <w:rPr>
          <w:lang w:eastAsia="zh-CN"/>
        </w:rPr>
        <w:t>SSB</w:t>
      </w:r>
      <w:r w:rsidR="0023707F">
        <w:rPr>
          <w:lang w:eastAsia="zh-CN"/>
        </w:rPr>
        <w:t>)</w:t>
      </w:r>
      <w:r w:rsidR="00C64632" w:rsidRPr="009A4919">
        <w:rPr>
          <w:lang w:eastAsia="zh-CN"/>
        </w:rPr>
        <w:t xml:space="preserve"> and </w:t>
      </w:r>
      <w:proofErr w:type="gramStart"/>
      <w:r w:rsidR="002A2F48">
        <w:rPr>
          <w:lang w:eastAsia="zh-CN"/>
        </w:rPr>
        <w:t>fully-selected</w:t>
      </w:r>
      <w:proofErr w:type="gramEnd"/>
      <w:r w:rsidR="002A2F48">
        <w:rPr>
          <w:lang w:eastAsia="zh-CN"/>
        </w:rPr>
        <w:t xml:space="preserve"> fishing mortality</w:t>
      </w:r>
      <w:r w:rsidR="008F0EEC">
        <w:rPr>
          <w:lang w:eastAsia="zh-CN"/>
        </w:rPr>
        <w:t xml:space="preserve"> rate</w:t>
      </w:r>
      <w:r w:rsidR="002A2F48">
        <w:rPr>
          <w:lang w:eastAsia="zh-CN"/>
        </w:rPr>
        <w:t xml:space="preserve"> (</w:t>
      </w:r>
      <w:r w:rsidR="009A7987">
        <w:rPr>
          <w:i/>
          <w:lang w:eastAsia="zh-CN"/>
        </w:rPr>
        <w:t>F</w:t>
      </w:r>
      <w:r w:rsidR="002A2F48">
        <w:rPr>
          <w:lang w:eastAsia="zh-CN"/>
        </w:rPr>
        <w:t>)</w:t>
      </w:r>
      <w:r w:rsidR="009B2FCA">
        <w:rPr>
          <w:lang w:eastAsia="zh-CN"/>
        </w:rPr>
        <w:t xml:space="preserve">. </w:t>
      </w:r>
      <w:r w:rsidR="0009560B">
        <w:rPr>
          <w:lang w:eastAsia="zh-CN"/>
        </w:rPr>
        <w:t xml:space="preserve">The </w:t>
      </w:r>
      <w:r w:rsidR="00863218">
        <w:rPr>
          <w:lang w:eastAsia="zh-CN"/>
        </w:rPr>
        <w:t>cause</w:t>
      </w:r>
      <w:r w:rsidR="0009560B">
        <w:rPr>
          <w:lang w:eastAsia="zh-CN"/>
        </w:rPr>
        <w:t xml:space="preserve"> </w:t>
      </w:r>
      <w:r w:rsidR="00863218">
        <w:rPr>
          <w:lang w:eastAsia="zh-CN"/>
        </w:rPr>
        <w:t>underlying</w:t>
      </w:r>
      <w:r w:rsidR="00DD3F78">
        <w:rPr>
          <w:lang w:eastAsia="zh-CN"/>
        </w:rPr>
        <w:t xml:space="preserve"> </w:t>
      </w:r>
      <w:r w:rsidR="0009560B">
        <w:rPr>
          <w:lang w:eastAsia="zh-CN"/>
        </w:rPr>
        <w:t xml:space="preserve">the </w:t>
      </w:r>
      <w:r w:rsidR="000F6474">
        <w:rPr>
          <w:lang w:eastAsia="zh-CN"/>
        </w:rPr>
        <w:t>strong</w:t>
      </w:r>
      <w:r w:rsidR="00DD3F78">
        <w:rPr>
          <w:lang w:eastAsia="zh-CN"/>
        </w:rPr>
        <w:t xml:space="preserve"> retrospective </w:t>
      </w:r>
      <w:r w:rsidR="00F54DEB">
        <w:rPr>
          <w:lang w:eastAsia="zh-CN"/>
        </w:rPr>
        <w:t xml:space="preserve">patterns </w:t>
      </w:r>
      <w:r w:rsidR="0009560B">
        <w:rPr>
          <w:lang w:eastAsia="zh-CN"/>
        </w:rPr>
        <w:t xml:space="preserve">is unclear, but </w:t>
      </w:r>
      <w:r w:rsidR="00FA4F66">
        <w:rPr>
          <w:lang w:eastAsia="zh-CN"/>
        </w:rPr>
        <w:t>no doubt</w:t>
      </w:r>
      <w:r w:rsidR="00930CF7">
        <w:rPr>
          <w:lang w:eastAsia="zh-CN"/>
        </w:rPr>
        <w:t>,</w:t>
      </w:r>
      <w:r w:rsidR="0009560B">
        <w:rPr>
          <w:lang w:eastAsia="zh-CN"/>
        </w:rPr>
        <w:t xml:space="preserve"> </w:t>
      </w:r>
      <w:r w:rsidR="000F6474">
        <w:rPr>
          <w:lang w:eastAsia="zh-CN"/>
        </w:rPr>
        <w:t>strong retrospective patterns</w:t>
      </w:r>
      <w:r w:rsidR="0009560B">
        <w:rPr>
          <w:lang w:eastAsia="zh-CN"/>
        </w:rPr>
        <w:t xml:space="preserve"> </w:t>
      </w:r>
      <w:r w:rsidR="00930CF7">
        <w:rPr>
          <w:lang w:eastAsia="zh-CN"/>
        </w:rPr>
        <w:t xml:space="preserve">in SSB and </w:t>
      </w:r>
      <w:r w:rsidR="00930CF7" w:rsidRPr="009A7987">
        <w:rPr>
          <w:rFonts w:hint="eastAsia"/>
          <w:i/>
          <w:lang w:eastAsia="zh-CN"/>
        </w:rPr>
        <w:t>F</w:t>
      </w:r>
      <w:r w:rsidR="00930CF7">
        <w:rPr>
          <w:lang w:eastAsia="zh-CN"/>
        </w:rPr>
        <w:t xml:space="preserve"> can </w:t>
      </w:r>
      <w:r w:rsidR="00DD3F78">
        <w:rPr>
          <w:lang w:eastAsia="zh-CN"/>
        </w:rPr>
        <w:t>induce</w:t>
      </w:r>
      <w:r w:rsidR="00C64632" w:rsidRPr="009A4919">
        <w:rPr>
          <w:lang w:eastAsia="zh-CN"/>
        </w:rPr>
        <w:t xml:space="preserve"> </w:t>
      </w:r>
      <w:r w:rsidR="00F96875">
        <w:rPr>
          <w:lang w:eastAsia="zh-CN"/>
        </w:rPr>
        <w:t xml:space="preserve">bias and </w:t>
      </w:r>
      <w:r w:rsidR="00C64632" w:rsidRPr="009A4919">
        <w:rPr>
          <w:lang w:eastAsia="zh-CN"/>
        </w:rPr>
        <w:t xml:space="preserve">uncertainty </w:t>
      </w:r>
      <w:r w:rsidR="00863218">
        <w:rPr>
          <w:lang w:eastAsia="zh-CN"/>
        </w:rPr>
        <w:t>in</w:t>
      </w:r>
      <w:r w:rsidR="00C64632" w:rsidRPr="009A4919">
        <w:rPr>
          <w:lang w:eastAsia="zh-CN"/>
        </w:rPr>
        <w:t xml:space="preserve"> </w:t>
      </w:r>
      <w:r w:rsidR="0051174A">
        <w:rPr>
          <w:lang w:eastAsia="zh-CN"/>
        </w:rPr>
        <w:t xml:space="preserve">the determination of </w:t>
      </w:r>
      <w:r w:rsidR="00C64632" w:rsidRPr="009A4919">
        <w:rPr>
          <w:lang w:eastAsia="zh-CN"/>
        </w:rPr>
        <w:t xml:space="preserve">stock </w:t>
      </w:r>
      <w:r w:rsidR="0051174A">
        <w:rPr>
          <w:lang w:eastAsia="zh-CN"/>
        </w:rPr>
        <w:t xml:space="preserve">and harvest </w:t>
      </w:r>
      <w:r w:rsidR="00C1167F">
        <w:rPr>
          <w:lang w:eastAsia="zh-CN"/>
        </w:rPr>
        <w:t>status</w:t>
      </w:r>
      <w:r w:rsidR="00F96875">
        <w:rPr>
          <w:lang w:eastAsia="zh-CN"/>
        </w:rPr>
        <w:t xml:space="preserve"> (Brooks and Legault 2016</w:t>
      </w:r>
      <w:r w:rsidR="00115975">
        <w:rPr>
          <w:lang w:eastAsia="zh-CN"/>
        </w:rPr>
        <w:t>; Miller and Legault 2017</w:t>
      </w:r>
      <w:r w:rsidR="00F96875">
        <w:rPr>
          <w:lang w:eastAsia="zh-CN"/>
        </w:rPr>
        <w:t>).</w:t>
      </w:r>
    </w:p>
    <w:p w14:paraId="44AC5484" w14:textId="423FE40C" w:rsidR="00C64632" w:rsidRPr="009A4919" w:rsidRDefault="003D704F" w:rsidP="008A5784">
      <w:pPr>
        <w:pStyle w:val="Chapterheading0"/>
        <w:spacing w:after="0"/>
        <w:jc w:val="left"/>
        <w:rPr>
          <w:lang w:eastAsia="zh-CN"/>
        </w:rPr>
      </w:pPr>
      <w:r>
        <w:tab/>
        <w:t>Retrospective pattern</w:t>
      </w:r>
      <w:r w:rsidR="002770F5">
        <w:t xml:space="preserve"> </w:t>
      </w:r>
      <w:r w:rsidR="009B2FCA">
        <w:t xml:space="preserve">refers to </w:t>
      </w:r>
      <w:r w:rsidR="00B811EC">
        <w:t xml:space="preserve">the systematic inconsistency </w:t>
      </w:r>
      <w:r w:rsidR="00B249F2">
        <w:t>in estimates of fishery variables when addition</w:t>
      </w:r>
      <w:r w:rsidR="003841E3">
        <w:t>al</w:t>
      </w:r>
      <w:r w:rsidR="00B249F2">
        <w:t xml:space="preserve"> ye</w:t>
      </w:r>
      <w:r w:rsidR="005128DE">
        <w:t xml:space="preserve">ars of data are </w:t>
      </w:r>
      <w:r w:rsidR="003841E3">
        <w:t xml:space="preserve">included in </w:t>
      </w:r>
      <w:r w:rsidR="005128DE">
        <w:t>the assessment model</w:t>
      </w:r>
      <w:r w:rsidR="00320BB4">
        <w:t xml:space="preserve"> </w:t>
      </w:r>
      <w:r w:rsidR="00320BB4">
        <w:fldChar w:fldCharType="begin"/>
      </w:r>
      <w:r w:rsidR="00320BB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320BB4">
        <w:fldChar w:fldCharType="separate"/>
      </w:r>
      <w:r w:rsidR="00320BB4">
        <w:rPr>
          <w:noProof/>
        </w:rPr>
        <w:t>(Mohn 1999)</w:t>
      </w:r>
      <w:r w:rsidR="00320BB4">
        <w:fldChar w:fldCharType="end"/>
      </w:r>
      <w:r w:rsidR="005128DE">
        <w:t xml:space="preserve">. </w:t>
      </w:r>
      <w:r w:rsidR="003841E3">
        <w:t>It</w:t>
      </w:r>
      <w:r w:rsidR="00BE6571">
        <w:t xml:space="preserve"> typically </w:t>
      </w:r>
      <w:r w:rsidR="00320BB4">
        <w:t>arises</w:t>
      </w:r>
      <w:r w:rsidR="00320BB4" w:rsidRPr="009A4919">
        <w:t xml:space="preserve"> </w:t>
      </w:r>
      <w:r w:rsidR="00C64632" w:rsidRPr="009A4919">
        <w:t xml:space="preserve">due to </w:t>
      </w:r>
      <w:r w:rsidR="0033701A">
        <w:rPr>
          <w:noProof/>
        </w:rPr>
        <w:t xml:space="preserve">misspecifying </w:t>
      </w:r>
      <w:r w:rsidR="00C64632" w:rsidRPr="009A4919">
        <w:t>temporal change</w:t>
      </w:r>
      <w:r w:rsidR="008B3326">
        <w:t>s</w:t>
      </w:r>
      <w:r w:rsidR="00C64632" w:rsidRPr="009A4919">
        <w:t xml:space="preserve"> in input data </w:t>
      </w:r>
      <w:r w:rsidR="00862574">
        <w:t>or</w:t>
      </w:r>
      <w:r w:rsidR="00C64632" w:rsidRPr="009A4919">
        <w:t xml:space="preserve"> biological parameters</w:t>
      </w:r>
      <w:r w:rsidR="003841E3">
        <w:t xml:space="preserve">, e.g. assuming a parameter is constant in the model when it varies in reality </w:t>
      </w:r>
      <w:r w:rsidR="00450312" w:rsidRPr="009A4919">
        <w:fldChar w:fldCharType="begin"/>
      </w:r>
      <w:r w:rsidR="004E092F">
        <w:instrText xml:space="preserve"> ADDIN EN.CITE &lt;EndNote&gt;&lt;Cite&gt;&lt;Author&gt;Legault&lt;/Author&gt;&lt;Year&gt;2009&lt;/Year&gt;&lt;RecNum&gt;162&lt;/RecNum&gt;&lt;DisplayText&gt;(Hurtado-Ferro et al. 2014; Legault 2009)&lt;/DisplayText&gt;&lt;record&gt;&lt;rec-number&gt;162&lt;/rec-number&gt;&lt;foreign-keys&gt;&lt;key app="EN" db-id="sfrdfvtvbdax5de2svmvr9smwwas0vts2999" timestamp="1457378197"&gt;162&lt;/key&gt;&lt;/foreign-keys&gt;&lt;ref-type name="Journal Article"&gt;17&lt;/ref-type&gt;&lt;contributors&gt;&lt;authors&gt;&lt;author&gt;Legault, Christopher M&lt;/author&gt;&lt;/authors&gt;&lt;/contributors&gt;&lt;titles&gt;&lt;title&gt;Report of the retrospective working group&lt;/title&gt;&lt;secondary-title&gt;NOAA NMFS Northeast Fisheries Science Center Reference Document&lt;/secondary-title&gt;&lt;/titles&gt;&lt;periodical&gt;&lt;full-title&gt;NOAA NMFS Northeast Fisheries Science Center Reference Document&lt;/full-title&gt;&lt;/periodical&gt;&lt;pages&gt;09-01&lt;/pages&gt;&lt;dates&gt;&lt;year&gt;2009&lt;/year&gt;&lt;/dates&gt;&lt;urls&gt;&lt;/urls&gt;&lt;/record&gt;&lt;/Cite&gt;&lt;Cite&gt;&lt;Author&gt;Hurtado-Ferro&lt;/Author&gt;&lt;Year&gt;2014&lt;/Year&gt;&lt;RecNum&gt;223&lt;/RecNum&gt;&lt;record&gt;&lt;rec-number&gt;223&lt;/rec-number&gt;&lt;foreign-keys&gt;&lt;key app="EN" db-id="sfrdfvtvbdax5de2svmvr9smwwas0vts2999" timestamp="1476758102"&gt;223&lt;/key&gt;&lt;/foreign-keys&gt;&lt;ref-type name="Journal Article"&gt;17&lt;/ref-type&gt;&lt;contributors&gt;&lt;authors&gt;&lt;author&gt;Hurtado-Ferro, Felipe&lt;/author&gt;&lt;author&gt;Szuwalski, Cody S&lt;/author&gt;&lt;author&gt;Valero, Juan L&lt;/author&gt;&lt;author&gt;Anderson, Sean C&lt;/author&gt;&lt;author&gt;Cunningham, Curry J&lt;/author&gt;&lt;author&gt;Johnson, Kelli F&lt;/author&gt;&lt;author&gt;Licandeo, Roberto&lt;/author&gt;&lt;author&gt;McGilliard, Carey R&lt;/author&gt;&lt;author&gt;Monnahan, Cole C&lt;/author&gt;&lt;author&gt;Muradian, Melissa L&lt;/author&gt;&lt;/authors&gt;&lt;/contributors&gt;&lt;titles&gt;&lt;title&gt;Looking in the rear-view mirror: bias and retrospective patterns in integrated, age-structured stock assessment models&lt;/title&gt;&lt;secondary-title&gt;ICES Journal of Marine Science: Journal du Conseil&lt;/secondary-title&gt;&lt;/titles&gt;&lt;periodical&gt;&lt;full-title&gt;ICES Journal of Marine Science: Journal du Conseil&lt;/full-title&gt;&lt;/periodical&gt;&lt;pages&gt;fsu198&lt;/pages&gt;&lt;dates&gt;&lt;year&gt;2014&lt;/year&gt;&lt;/dates&gt;&lt;isbn&gt;1054-3139&lt;/isbn&gt;&lt;urls&gt;&lt;/urls&gt;&lt;/record&gt;&lt;/Cite&gt;&lt;/EndNote&gt;</w:instrText>
      </w:r>
      <w:r w:rsidR="00450312" w:rsidRPr="009A4919">
        <w:fldChar w:fldCharType="separate"/>
      </w:r>
      <w:r w:rsidR="004E092F">
        <w:rPr>
          <w:noProof/>
        </w:rPr>
        <w:t>(Hurtado-Ferro et al. 2014; Legault 2009)</w:t>
      </w:r>
      <w:r w:rsidR="00450312" w:rsidRPr="009A4919">
        <w:fldChar w:fldCharType="end"/>
      </w:r>
      <w:r w:rsidR="00C64632" w:rsidRPr="009A4919">
        <w:t xml:space="preserve">. </w:t>
      </w:r>
      <w:r w:rsidR="00F67150">
        <w:t>To address</w:t>
      </w:r>
      <w:r w:rsidR="004208D2" w:rsidRPr="009A4919">
        <w:t xml:space="preserve"> </w:t>
      </w:r>
      <w:r w:rsidR="00F67150">
        <w:t>retrospective issue</w:t>
      </w:r>
      <w:r w:rsidR="003841E3">
        <w:t>s</w:t>
      </w:r>
      <w:r w:rsidR="009370D9" w:rsidRPr="009A4919">
        <w:t xml:space="preserve"> in </w:t>
      </w:r>
      <w:r w:rsidR="004208D2" w:rsidRPr="009A4919">
        <w:t>the</w:t>
      </w:r>
      <w:r w:rsidR="009370D9" w:rsidRPr="009A4919">
        <w:t xml:space="preserve"> assessments</w:t>
      </w:r>
      <w:r w:rsidR="004208D2" w:rsidRPr="009A4919">
        <w:t xml:space="preserve"> of </w:t>
      </w:r>
      <w:r>
        <w:t xml:space="preserve">some </w:t>
      </w:r>
      <w:r w:rsidR="004208D2" w:rsidRPr="009A4919">
        <w:t>New England fish stocks</w:t>
      </w:r>
      <w:r w:rsidR="00EE103B">
        <w:t xml:space="preserve"> such as </w:t>
      </w:r>
      <w:r w:rsidR="00EE103B" w:rsidRPr="009A4919">
        <w:t xml:space="preserve">Georges Bank yellowtail flounder </w:t>
      </w:r>
      <w:r w:rsidR="00450312" w:rsidRPr="009A4919">
        <w:fldChar w:fldCharType="begin"/>
      </w:r>
      <w:r w:rsidR="00EE103B">
        <w:instrText xml:space="preserve"> ADDIN EN.CITE &lt;EndNote&gt;&lt;Cite&gt;&lt;Author&gt;Legault&lt;/Author&gt;&lt;Year&gt;2012&lt;/Year&gt;&lt;RecNum&gt;198&lt;/RecNum&gt;&lt;DisplayText&gt;(Legault et al. 2012)&lt;/DisplayText&gt;&lt;record&gt;&lt;rec-number&gt;198&lt;/rec-number&gt;&lt;foreign-keys&gt;&lt;key app="EN" db-id="sfrdfvtvbdax5de2svmvr9smwwas0vts2999" timestamp="1470425449"&gt;198&lt;/key&gt;&lt;/foreign-keys&gt;&lt;ref-type name="Journal Article"&gt;17&lt;/ref-type&gt;&lt;contributors&gt;&lt;authors&gt;&lt;author&gt;Legault, Christopher M&lt;/author&gt;&lt;author&gt;Alade, Larry&lt;/author&gt;&lt;author&gt;Stone, Heath H&lt;/author&gt;&lt;author&gt;Gross, W Eric&lt;/author&gt;&lt;/authors&gt;&lt;/contributors&gt;&lt;titles&gt;&lt;title&gt;Stock assessment of Georges Bank yellowtail flounder for 2012&lt;/title&gt;&lt;secondary-title&gt;TRAC Ref. Doc&lt;/secondary-title&gt;&lt;/titles&gt;&lt;periodical&gt;&lt;full-title&gt;TRAC Ref. Doc&lt;/full-title&gt;&lt;/periodical&gt;&lt;pages&gt;133&lt;/pages&gt;&lt;volume&gt;2&lt;/volume&gt;&lt;dates&gt;&lt;year&gt;2012&lt;/year&gt;&lt;/dates&gt;&lt;urls&gt;&lt;/urls&gt;&lt;/record&gt;&lt;/Cite&gt;&lt;/EndNote&gt;</w:instrText>
      </w:r>
      <w:r w:rsidR="00450312" w:rsidRPr="009A4919">
        <w:fldChar w:fldCharType="separate"/>
      </w:r>
      <w:r w:rsidR="00EE103B">
        <w:rPr>
          <w:noProof/>
        </w:rPr>
        <w:t>(Legault et al. 2012)</w:t>
      </w:r>
      <w:r w:rsidR="00450312" w:rsidRPr="009A4919">
        <w:fldChar w:fldCharType="end"/>
      </w:r>
      <w:r w:rsidR="00EE103B" w:rsidRPr="009A4919">
        <w:t xml:space="preserve"> and Gulf of Maine Atlantic cod </w:t>
      </w:r>
      <w:r w:rsidR="00450312" w:rsidRPr="009A4919">
        <w:fldChar w:fldCharType="begin"/>
      </w:r>
      <w:r w:rsidR="00EE103B">
        <w:instrText xml:space="preserve"> ADDIN EN.CITE &lt;EndNote&gt;&lt;Cite&gt;&lt;Author&gt;NEFSC&lt;/Author&gt;&lt;Year&gt;2013&lt;/Year&gt;&lt;RecNum&gt;121&lt;/RecNum&gt;&lt;DisplayText&gt;(NEFSC 2013)&lt;/DisplayText&gt;&lt;record&gt;&lt;rec-number&gt;121&lt;/rec-number&gt;&lt;foreign-keys&gt;&lt;key app="EN" db-id="sfrdfvtvbdax5de2svmvr9smwwas0vts2999" timestamp="1428002885"&gt;121&lt;/key&gt;&lt;/foreign-keys&gt;&lt;ref-type name="Journal Article"&gt;17&lt;/ref-type&gt;&lt;contributors&gt;&lt;authors&gt;&lt;author&gt;NEFSC&lt;/author&gt;&lt;/authors&gt;&lt;/contributors&gt;&lt;titles&gt;&lt;title&gt;57th Northeast Regional Stock Assessment Workshop (57th SAW) Assessment Report&lt;/title&gt;&lt;secondary-title&gt;US Deptartment of Commerce, Northeast Fisheries Science Center Reference Document.&lt;/secondary-title&gt;&lt;/titles&gt;&lt;periodical&gt;&lt;full-title&gt;US Deptartment of Commerce, Northeast Fisheries Science Center Reference Document.&lt;/full-title&gt;&lt;/periodical&gt;&lt;dates&gt;&lt;year&gt;2013&lt;/year&gt;&lt;/dates&gt;&lt;urls&gt;&lt;/urls&gt;&lt;/record&gt;&lt;/Cite&gt;&lt;/EndNote&gt;</w:instrText>
      </w:r>
      <w:r w:rsidR="00450312" w:rsidRPr="009A4919">
        <w:fldChar w:fldCharType="separate"/>
      </w:r>
      <w:r w:rsidR="00EE103B">
        <w:rPr>
          <w:noProof/>
        </w:rPr>
        <w:t>(NEFSC 2013)</w:t>
      </w:r>
      <w:r w:rsidR="00450312" w:rsidRPr="009A4919">
        <w:fldChar w:fldCharType="end"/>
      </w:r>
      <w:r w:rsidR="009370D9" w:rsidRPr="009A4919">
        <w:t>,</w:t>
      </w:r>
      <w:r w:rsidR="00C64632" w:rsidRPr="009A4919">
        <w:t xml:space="preserve"> </w:t>
      </w:r>
      <w:r w:rsidR="00F67150">
        <w:t xml:space="preserve">stock assessment scientists </w:t>
      </w:r>
      <w:r w:rsidR="00A07CD3">
        <w:t xml:space="preserve">sometimes </w:t>
      </w:r>
      <w:r w:rsidR="003E1980">
        <w:t>impos</w:t>
      </w:r>
      <w:r w:rsidR="00F67150">
        <w:t>e</w:t>
      </w:r>
      <w:r w:rsidR="00360CBF">
        <w:t xml:space="preserve"> a temporal trend to </w:t>
      </w:r>
      <w:r w:rsidR="00360CBF" w:rsidRPr="00360CBF">
        <w:rPr>
          <w:rFonts w:hint="eastAsia"/>
          <w:i/>
          <w:lang w:eastAsia="zh-CN"/>
        </w:rPr>
        <w:t>M</w:t>
      </w:r>
      <w:r w:rsidR="00360CBF">
        <w:t xml:space="preserve"> </w:t>
      </w:r>
      <w:r w:rsidR="00727F5D">
        <w:t xml:space="preserve">in </w:t>
      </w:r>
      <w:r>
        <w:t>stock</w:t>
      </w:r>
      <w:r w:rsidR="00360CBF">
        <w:t xml:space="preserve"> assessment models</w:t>
      </w:r>
      <w:r w:rsidR="00C64632" w:rsidRPr="009A4919">
        <w:t xml:space="preserve">. </w:t>
      </w:r>
      <w:r w:rsidR="00360CBF" w:rsidRPr="00360CBF">
        <w:rPr>
          <w:i/>
        </w:rPr>
        <w:t>M</w:t>
      </w:r>
      <w:r w:rsidR="00360CBF">
        <w:t xml:space="preserve"> </w:t>
      </w:r>
      <w:r w:rsidR="00C64632" w:rsidRPr="009A4919">
        <w:t xml:space="preserve">is an important parameter in stock assessment models because it directly influences stock </w:t>
      </w:r>
      <w:r w:rsidR="004D3256" w:rsidRPr="009A4919">
        <w:t>produc</w:t>
      </w:r>
      <w:r w:rsidR="004D3256">
        <w:t>t</w:t>
      </w:r>
      <w:r w:rsidR="004D3256" w:rsidRPr="009A4919">
        <w:t>ivity</w:t>
      </w:r>
      <w:r w:rsidR="004D3256">
        <w:t xml:space="preserve"> and </w:t>
      </w:r>
      <w:r w:rsidR="00F1438F">
        <w:t xml:space="preserve">moreover, </w:t>
      </w:r>
      <w:proofErr w:type="spellStart"/>
      <w:r w:rsidR="004D3256">
        <w:t>m</w:t>
      </w:r>
      <w:r w:rsidR="002770F5">
        <w:t>isspecifying</w:t>
      </w:r>
      <w:proofErr w:type="spellEnd"/>
      <w:r w:rsidR="00C64632" w:rsidRPr="009A4919">
        <w:t xml:space="preserve"> </w:t>
      </w:r>
      <w:r w:rsidR="00C64632" w:rsidRPr="00477694">
        <w:rPr>
          <w:i/>
        </w:rPr>
        <w:t>M</w:t>
      </w:r>
      <w:r w:rsidR="00C64632" w:rsidRPr="009A4919">
        <w:t xml:space="preserve"> </w:t>
      </w:r>
      <w:r w:rsidR="00F1438F">
        <w:t>can</w:t>
      </w:r>
      <w:r w:rsidR="00C64632" w:rsidRPr="009A4919">
        <w:t xml:space="preserve"> lead to biased estimation of </w:t>
      </w:r>
      <w:r w:rsidR="00921C8F">
        <w:t xml:space="preserve">population attributes </w:t>
      </w:r>
      <w:r w:rsidR="00450312">
        <w:fldChar w:fldCharType="begin"/>
      </w:r>
      <w:r w:rsidR="004E092F">
        <w:instrText xml:space="preserve"> ADDIN EN.CITE &lt;EndNote&gt;&lt;Cite&gt;&lt;Author&gt;Miller&lt;/Author&gt;&lt;Year&gt;2017&lt;/Year&gt;&lt;RecNum&gt;233&lt;/RecNum&gt;&lt;DisplayText&gt;(Miller and Legault 2017; Thorson et al. 2015)&lt;/DisplayText&gt;&lt;record&gt;&lt;rec-number&gt;233&lt;/rec-number&gt;&lt;foreign-keys&gt;&lt;key app="EN" db-id="sfrdfvtvbdax5de2svmvr9smwwas0vts2999" timestamp="1479584534"&gt;233&lt;/key&gt;&lt;/foreign-keys&gt;&lt;ref-type name="Journal Article"&gt;17&lt;/ref-type&gt;&lt;contributors&gt;&lt;authors&gt;&lt;author&gt;Miller, Timothy J&lt;/author&gt;&lt;author&gt;Legault, Christopher M&lt;/author&gt;&lt;/authors&gt;&lt;/contributors&gt;&lt;titles&gt;&lt;title&gt;Statistical behavior of retrospective patterns and their effects on estimation of stock and harvest status&lt;/title&gt;&lt;secondary-title&gt;Fisheries Research&lt;/secondary-title&gt;&lt;/titles&gt;&lt;periodical&gt;&lt;full-title&gt;Fisheries Research&lt;/full-title&gt;&lt;/periodical&gt;&lt;pages&gt;109-120&lt;/pages&gt;&lt;volume&gt;186&lt;/volume&gt;&lt;dates&gt;&lt;year&gt;2017&lt;/year&gt;&lt;/dates&gt;&lt;isbn&gt;0165-7836&lt;/isbn&gt;&lt;urls&gt;&lt;/urls&gt;&lt;/record&gt;&lt;/Cite&gt;&lt;Cite&gt;&lt;Author&gt;Thorson&lt;/Author&gt;&lt;Year&gt;2015&lt;/Year&gt;&lt;RecNum&gt;204&lt;/RecNum&gt;&lt;record&gt;&lt;rec-number&gt;204&lt;/rec-number&gt;&lt;foreign-keys&gt;&lt;key app="EN" db-id="sfrdfvtvbdax5de2svmvr9smwwas0vts2999" timestamp="1472522577"&gt;204&lt;/key&gt;&lt;/foreign-keys&gt;&lt;ref-type name="Journal Article"&gt;17&lt;/ref-type&gt;&lt;contributors&gt;&lt;authors&gt;&lt;author&gt;Thorson, James T&lt;/author&gt;&lt;author&gt;Monnahan, Cole C&lt;/author&gt;&lt;author&gt;Cope, Jason M&lt;/author&gt;&lt;/authors&gt;&lt;/contributors&gt;&lt;titles&gt;&lt;title&gt;The potential impact of time-variation in vital rates on fisheries management targets for marine fishes&lt;/title&gt;&lt;secondary-title&gt;Fisheries Research&lt;/secondary-title&gt;&lt;/titles&gt;&lt;periodical&gt;&lt;full-title&gt;Fisheries Research&lt;/full-title&gt;&lt;/periodical&gt;&lt;pages&gt;8-17&lt;/pages&gt;&lt;volume&gt;169&lt;/volume&gt;&lt;dates&gt;&lt;year&gt;2015&lt;/year&gt;&lt;/dates&gt;&lt;isbn&gt;0165-7836&lt;/isbn&gt;&lt;urls&gt;&lt;/urls&gt;&lt;/record&gt;&lt;/Cite&gt;&lt;/EndNote&gt;</w:instrText>
      </w:r>
      <w:r w:rsidR="00450312">
        <w:fldChar w:fldCharType="separate"/>
      </w:r>
      <w:r w:rsidR="004E092F">
        <w:rPr>
          <w:noProof/>
        </w:rPr>
        <w:t>(Miller and Legault 2017; Thorson et al. 2015)</w:t>
      </w:r>
      <w:r w:rsidR="00450312">
        <w:fldChar w:fldCharType="end"/>
      </w:r>
      <w:r w:rsidR="00921C8F">
        <w:t xml:space="preserve"> and </w:t>
      </w:r>
      <w:r w:rsidR="00C64632" w:rsidRPr="009A4919">
        <w:t xml:space="preserve">key </w:t>
      </w:r>
      <w:r w:rsidR="00C64632" w:rsidRPr="009A4919">
        <w:lastRenderedPageBreak/>
        <w:t xml:space="preserve">reference points such as virgin </w:t>
      </w:r>
      <w:r w:rsidR="00B06D42">
        <w:t>biomass and maximum sustainable yield</w:t>
      </w:r>
      <w:r w:rsidR="00C64632" w:rsidRPr="009A4919">
        <w:t xml:space="preserve"> </w:t>
      </w:r>
      <w:r w:rsidR="00450312" w:rsidRPr="009A4919">
        <w:fldChar w:fldCharType="begin"/>
      </w:r>
      <w:r w:rsidR="004E092F">
        <w:instrText xml:space="preserve"> ADDIN EN.CITE &lt;EndNote&gt;&lt;Cite&gt;&lt;Author&gt;Johnson&lt;/Author&gt;&lt;Year&gt;2015&lt;/Year&gt;&lt;RecNum&gt;205&lt;/RecNum&gt;&lt;DisplayText&gt;(Johnson et al. 2015)&lt;/DisplayText&gt;&lt;record&gt;&lt;rec-number&gt;205&lt;/rec-number&gt;&lt;foreign-keys&gt;&lt;key app="EN" db-id="sfrdfvtvbdax5de2svmvr9smwwas0vts2999" timestamp="1472524070"&gt;205&lt;/key&gt;&lt;/foreign-keys&gt;&lt;ref-type name="Journal Article"&gt;17&lt;/ref-type&gt;&lt;contributors&gt;&lt;authors&gt;&lt;author&gt;Johnson, Kelli F&lt;/author&gt;&lt;author&gt;Monnahan, Cole C&lt;/author&gt;&lt;author&gt;McGilliard, Carey R&lt;/author&gt;&lt;author&gt;Vert-pre, Katyana A&lt;/author&gt;&lt;author&gt;Anderson, Sean C&lt;/author&gt;&lt;author&gt;Cunningham, Curry J&lt;/author&gt;&lt;author&gt;Hurtado-Ferro, Felipe&lt;/author&gt;&lt;author&gt;Licandeo, Roberto R&lt;/author&gt;&lt;author&gt;Muradian, Melissa L&lt;/author&gt;&lt;author&gt;Ono, Kotaro&lt;/author&gt;&lt;/authors&gt;&lt;/contributors&gt;&lt;titles&gt;&lt;title&gt;Time-varying natural mortality in fisheries stock assessment models: identifying a default approach&lt;/title&gt;&lt;secondary-title&gt;ICES Journal of Marine Science: Journal du Conseil&lt;/secondary-title&gt;&lt;/titles&gt;&lt;periodical&gt;&lt;full-title&gt;ICES Journal of Marine Science: Journal du Conseil&lt;/full-title&gt;&lt;/periodical&gt;&lt;pages&gt;137-150&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(Johnson et al. 2015)</w:t>
      </w:r>
      <w:r w:rsidR="00450312" w:rsidRPr="009A4919">
        <w:fldChar w:fldCharType="end"/>
      </w:r>
      <w:r w:rsidR="00C64632" w:rsidRPr="009A4919">
        <w:t xml:space="preserve">. However, </w:t>
      </w:r>
      <w:r w:rsidR="00F70887" w:rsidRPr="00F70887">
        <w:rPr>
          <w:i/>
        </w:rPr>
        <w:t>M</w:t>
      </w:r>
      <w:r w:rsidR="005B15B1">
        <w:t xml:space="preserve"> is</w:t>
      </w:r>
      <w:r w:rsidR="001D58CC">
        <w:t xml:space="preserve"> </w:t>
      </w:r>
      <w:r w:rsidR="00C65CC9">
        <w:t xml:space="preserve">often </w:t>
      </w:r>
      <w:r w:rsidR="00C64632" w:rsidRPr="009A4919">
        <w:t>difficult to estimate</w:t>
      </w:r>
      <w:r w:rsidR="00C65CC9">
        <w:t xml:space="preserve"> accurately</w:t>
      </w:r>
      <w:r w:rsidR="00C64632" w:rsidRPr="009A4919">
        <w:t xml:space="preserve"> in stock assessment models because</w:t>
      </w:r>
      <w:r w:rsidR="00C63E91">
        <w:t xml:space="preserve"> it is confounded </w:t>
      </w:r>
      <w:r w:rsidR="00C64632" w:rsidRPr="009A4919">
        <w:t xml:space="preserve">with </w:t>
      </w:r>
      <w:r w:rsidR="00C63E91">
        <w:t xml:space="preserve">some </w:t>
      </w:r>
      <w:r w:rsidR="00C64632" w:rsidRPr="009A4919">
        <w:t>other parameters</w:t>
      </w:r>
      <w:r w:rsidR="001D58CC">
        <w:t xml:space="preserve"> such as fishing mortality and recruitment</w:t>
      </w:r>
      <w:r w:rsidR="005B15B1">
        <w:t xml:space="preserve">, so </w:t>
      </w:r>
      <w:r w:rsidR="00CA1EEF" w:rsidRPr="00CA1EEF">
        <w:rPr>
          <w:i/>
        </w:rPr>
        <w:t>M</w:t>
      </w:r>
      <w:r w:rsidR="00C64632" w:rsidRPr="009A4919">
        <w:t xml:space="preserve"> is </w:t>
      </w:r>
      <w:r w:rsidR="001D58CC">
        <w:t xml:space="preserve">usually </w:t>
      </w:r>
      <w:r w:rsidR="008B3326">
        <w:t>pre-specified</w:t>
      </w:r>
      <w:r w:rsidR="00C64632" w:rsidRPr="009A4919">
        <w:t xml:space="preserve"> as a time-invariant </w:t>
      </w:r>
      <w:r w:rsidR="008B3326">
        <w:t>constant</w:t>
      </w:r>
      <w:r w:rsidR="00C64632" w:rsidRPr="009A4919">
        <w:t xml:space="preserve"> to simplify model estimation </w:t>
      </w:r>
      <w:r w:rsidR="00450312" w:rsidRPr="009A4919">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 </w:instrText>
      </w:r>
      <w:r w:rsidR="00450312">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EN.CITE.DATA </w:instrText>
      </w:r>
      <w:r w:rsidR="00450312">
        <w:fldChar w:fldCharType="end"/>
      </w:r>
      <w:r w:rsidR="00450312" w:rsidRPr="009A4919">
        <w:fldChar w:fldCharType="separate"/>
      </w:r>
      <w:r w:rsidR="004E092F">
        <w:rPr>
          <w:noProof/>
        </w:rPr>
        <w:t>(Deroba and Schueller 2013; Johnson et al. 2015; Legault and Palmer 2015)</w:t>
      </w:r>
      <w:r w:rsidR="00450312" w:rsidRPr="009A4919">
        <w:fldChar w:fldCharType="end"/>
      </w:r>
      <w:r w:rsidR="00C64632" w:rsidRPr="009A4919">
        <w:t xml:space="preserve">. </w:t>
      </w:r>
      <w:r w:rsidR="00450312" w:rsidRPr="009A4919">
        <w:fldChar w:fldCharType="begin"/>
      </w:r>
      <w:r w:rsidR="00D60285" w:rsidRPr="009A4919">
        <w:instrText xml:space="preserve"> ADDIN EN.CITE &lt;EndNote&gt;&lt;Cite AuthorYear="1"&gt;&lt;Author&gt;Deroba&lt;/Author&gt;&lt;Year&gt;2013&lt;/Year&gt;&lt;RecNum&gt;202&lt;/RecNum&gt;&lt;DisplayText&gt;Deroba and Schueller (2013)&lt;/DisplayText&gt;&lt;record&gt;&lt;rec-number&gt;202&lt;/rec-number&gt;&lt;foreign-keys&gt;&lt;key app="EN" db-id="sfrdfvtvbdax5de2svmvr9smwwas0vts2999" timestamp="1471142530"&gt;202&lt;/key&gt;&lt;/foreign-keys&gt;&lt;ref-type name="Journal Article"&gt;17&lt;/ref-type&gt;&lt;contributors&gt;&lt;authors&gt;&lt;author&gt;Deroba, Jonathan J&lt;/author&gt;&lt;author&gt;Schueller, Amy M&lt;/author&gt;&lt;/authors&gt;&lt;/contributors&gt;&lt;titles&gt;&lt;title&gt;Performance of stock assessments with misspecified age-and time-varying natural mortality&lt;/title&gt;&lt;secondary-title&gt;Fisheries Research&lt;/secondary-title&gt;&lt;/titles&gt;&lt;periodical&gt;&lt;full-title&gt;Fisheries Research&lt;/full-title&gt;&lt;/periodical&gt;&lt;pages&gt;27-40&lt;/pages&gt;&lt;volume&gt;146&lt;/volume&gt;&lt;dates&gt;&lt;year&gt;2013&lt;/year&gt;&lt;/dates&gt;&lt;isbn&gt;0165-7836&lt;/isbn&gt;&lt;urls&gt;&lt;/urls&gt;&lt;/record&gt;&lt;/Cite&gt;&lt;/EndNote&gt;</w:instrText>
      </w:r>
      <w:r w:rsidR="00450312" w:rsidRPr="009A4919">
        <w:fldChar w:fldCharType="separate"/>
      </w:r>
      <w:r w:rsidR="00D60285" w:rsidRPr="009A4919">
        <w:rPr>
          <w:noProof/>
        </w:rPr>
        <w:t>Deroba and Schueller (2013)</w:t>
      </w:r>
      <w:r w:rsidR="00450312" w:rsidRPr="009A4919">
        <w:fldChar w:fldCharType="end"/>
      </w:r>
      <w:r w:rsidR="00D60285" w:rsidRPr="009A4919">
        <w:t xml:space="preserve"> </w:t>
      </w:r>
      <w:r w:rsidR="00D60285">
        <w:t xml:space="preserve">conducted a </w:t>
      </w:r>
      <w:r w:rsidR="00D60285" w:rsidRPr="009A4919">
        <w:t xml:space="preserve">simulation </w:t>
      </w:r>
      <w:r w:rsidR="00D60285">
        <w:t>experiment</w:t>
      </w:r>
      <w:r w:rsidR="00D60285" w:rsidRPr="009A4919">
        <w:t xml:space="preserve"> </w:t>
      </w:r>
      <w:r w:rsidR="00F41529">
        <w:t xml:space="preserve">to evaluate the </w:t>
      </w:r>
      <w:r w:rsidR="00D60285" w:rsidRPr="009A4919">
        <w:t>estimation biases in SSB and recruit</w:t>
      </w:r>
      <w:r w:rsidR="00D60285">
        <w:t xml:space="preserve">ment </w:t>
      </w:r>
      <w:r w:rsidR="00F41529">
        <w:t xml:space="preserve">that are </w:t>
      </w:r>
      <w:r w:rsidR="00D60285">
        <w:t xml:space="preserve">induced by </w:t>
      </w:r>
      <w:proofErr w:type="spellStart"/>
      <w:r w:rsidR="00D60285">
        <w:t>misspecifying</w:t>
      </w:r>
      <w:proofErr w:type="spellEnd"/>
      <w:r w:rsidR="00D60285">
        <w:t xml:space="preserve"> </w:t>
      </w:r>
      <m:oMath>
        <m:r>
          <w:rPr>
            <w:rFonts w:ascii="Cambria Math" w:hAnsi="Cambria Math"/>
          </w:rPr>
          <m:t>M</m:t>
        </m:r>
      </m:oMath>
      <w:r w:rsidR="00D60285">
        <w:t>. They found</w:t>
      </w:r>
      <w:r w:rsidR="00D60285" w:rsidRPr="009A4919">
        <w:t xml:space="preserve"> that </w:t>
      </w:r>
      <w:proofErr w:type="spellStart"/>
      <w:r w:rsidR="00D60285" w:rsidRPr="009A4919">
        <w:t>misspecifying</w:t>
      </w:r>
      <w:proofErr w:type="spellEnd"/>
      <w:r w:rsidR="00D60285" w:rsidRPr="009A4919">
        <w:t xml:space="preserve"> the </w:t>
      </w:r>
      <w:r w:rsidR="00D60285" w:rsidRPr="009A4919">
        <w:rPr>
          <w:noProof/>
        </w:rPr>
        <w:t>temporal variation</w:t>
      </w:r>
      <w:r w:rsidR="00D60285" w:rsidRPr="009A4919">
        <w:t xml:space="preserve"> in </w:t>
      </w:r>
      <m:oMath>
        <m:r>
          <w:rPr>
            <w:rFonts w:ascii="Cambria Math" w:hAnsi="Cambria Math"/>
          </w:rPr>
          <m:t>M</m:t>
        </m:r>
      </m:oMath>
      <w:r w:rsidR="00D60285" w:rsidRPr="009A4919">
        <w:t xml:space="preserve"> likely induces larger biases than misspecifying the age-variation in </w:t>
      </w:r>
      <m:oMath>
        <m:r>
          <w:rPr>
            <w:rFonts w:ascii="Cambria Math" w:hAnsi="Cambria Math"/>
          </w:rPr>
          <m:t>M</m:t>
        </m:r>
      </m:oMath>
      <w:r w:rsidR="00D60285" w:rsidRPr="009A4919">
        <w:t xml:space="preserve"> does</w:t>
      </w:r>
      <w:r w:rsidR="00D60285">
        <w:t>, underling the importance</w:t>
      </w:r>
      <w:r w:rsidR="00D60285" w:rsidRPr="009A4919">
        <w:t xml:space="preserve"> of correctly specifying the temporal </w:t>
      </w:r>
      <w:r w:rsidR="00D60285">
        <w:t>trend</w:t>
      </w:r>
      <w:r w:rsidR="00D60285" w:rsidRPr="009A4919">
        <w:t xml:space="preserve"> in </w:t>
      </w:r>
      <m:oMath>
        <m:r>
          <w:rPr>
            <w:rFonts w:ascii="Cambria Math" w:hAnsi="Cambria Math"/>
          </w:rPr>
          <m:t>M</m:t>
        </m:r>
      </m:oMath>
      <w:r w:rsidR="00D60285">
        <w:t xml:space="preserve"> to stock assessment models</w:t>
      </w:r>
      <w:r w:rsidR="00D60285" w:rsidRPr="009A4919">
        <w:t>.</w:t>
      </w:r>
      <w:r w:rsidR="00D60285">
        <w:t xml:space="preserve"> </w:t>
      </w:r>
      <w:r w:rsidR="003A2DE1">
        <w:t>In fact, t</w:t>
      </w:r>
      <w:r w:rsidR="003A2DE1" w:rsidRPr="009A4919">
        <w:t xml:space="preserve">he impacts of </w:t>
      </w:r>
      <w:proofErr w:type="spellStart"/>
      <w:r w:rsidR="003A2DE1">
        <w:t>misspecifying</w:t>
      </w:r>
      <w:proofErr w:type="spellEnd"/>
      <w:r w:rsidR="003A2DE1" w:rsidRPr="009A4919">
        <w:t xml:space="preserve"> </w:t>
      </w:r>
      <m:oMath>
        <m:r>
          <w:rPr>
            <w:rFonts w:ascii="Cambria Math" w:hAnsi="Cambria Math"/>
          </w:rPr>
          <m:t>M</m:t>
        </m:r>
      </m:oMath>
      <w:r w:rsidR="003A2DE1" w:rsidRPr="009A4919">
        <w:t xml:space="preserve"> are positively related to </w:t>
      </w:r>
      <m:oMath>
        <m:r>
          <w:rPr>
            <w:rFonts w:ascii="Cambria Math" w:hAnsi="Cambria Math"/>
          </w:rPr>
          <m:t>M</m:t>
        </m:r>
        <m:r>
          <w:rPr>
            <w:rFonts w:ascii="Cambria Math" w:hAnsi="Cambria Math"/>
            <w:lang w:eastAsia="zh-CN"/>
          </w:rPr>
          <m:t>/(F+M)</m:t>
        </m:r>
      </m:oMath>
      <w:r w:rsidR="003A2DE1" w:rsidRPr="009A4919">
        <w:fldChar w:fldCharType="begin"/>
      </w:r>
      <w:r w:rsidR="003A2DE1">
        <w:instrText xml:space="preserve"> ADDIN EN.CITE &lt;EndNote&gt;&lt;Cite&gt;&lt;Author&gt;Legault&lt;/Author&gt;&lt;Year&gt;2015&lt;/Year&gt;&lt;RecNum&gt;160&lt;/RecNum&gt;&lt;DisplayText&gt;(Legault and Palmer 2015)&lt;/DisplayText&gt;&lt;record&gt;&lt;rec-number&gt;160&lt;/rec-number&gt;&lt;foreign-keys&gt;&lt;key app="EN" db-id="sfrdfvtvbdax5de2svmvr9smwwas0vts2999" timestamp="1457369173"&gt;160&lt;/key&gt;&lt;/foreign-keys&gt;&lt;ref-type name="Journal Article"&gt;17&lt;/ref-type&gt;&lt;contributors&gt;&lt;authors&gt;&lt;author&gt;Legault, Christopher M&lt;/author&gt;&lt;author&gt;Palmer, Michael C&lt;/author&gt;&lt;/authors&gt;&lt;/contributors&gt;&lt;titles&gt;&lt;title&gt;In what direction should the fishing mortality target change when natural mortality increases within an assessment?&lt;/title&gt;&lt;secondary-title&gt;Canadian Journal of Fisheries and Aquatic Sciences&lt;/secondary-title&gt;&lt;/titles&gt;&lt;periodical&gt;&lt;full-title&gt;Canadian Journal of Fisheries and Aquatic Sciences&lt;/full-title&gt;&lt;/periodical&gt;&lt;pages&gt;1-9&lt;/pages&gt;&lt;volume&gt;73&lt;/volume&gt;&lt;number&gt;999&lt;/number&gt;&lt;dates&gt;&lt;year&gt;2015&lt;/year&gt;&lt;/dates&gt;&lt;isbn&gt;0706-652X&lt;/isbn&gt;&lt;urls&gt;&lt;/urls&gt;&lt;/record&gt;&lt;/Cite&gt;&lt;/EndNote&gt;</w:instrText>
      </w:r>
      <w:r w:rsidR="003A2DE1" w:rsidRPr="009A4919">
        <w:fldChar w:fldCharType="end"/>
      </w:r>
      <w:r w:rsidR="008A1637">
        <w:t xml:space="preserve">, and </w:t>
      </w:r>
      <m:oMath>
        <m:r>
          <w:rPr>
            <w:rFonts w:ascii="Cambria Math" w:hAnsi="Cambria Math"/>
          </w:rPr>
          <m:t>M</m:t>
        </m:r>
        <m:r>
          <w:rPr>
            <w:rFonts w:ascii="Cambria Math" w:hAnsi="Cambria Math"/>
            <w:lang w:eastAsia="zh-CN"/>
          </w:rPr>
          <m:t>/(F+M)</m:t>
        </m:r>
      </m:oMath>
      <w:r w:rsidR="008A1637">
        <w:t xml:space="preserve"> </w:t>
      </w:r>
      <w:r w:rsidR="008A1637">
        <w:rPr>
          <w:noProof/>
        </w:rPr>
        <w:t>was near</w:t>
      </w:r>
      <w:r w:rsidR="008A1637">
        <w:t xml:space="preserve"> the </w:t>
      </w:r>
      <w:r w:rsidR="008A1637" w:rsidRPr="009A4919">
        <w:t>historical maximum</w:t>
      </w:r>
      <w:r w:rsidR="008A1637">
        <w:t xml:space="preserve"> for </w:t>
      </w:r>
      <w:r w:rsidR="008A1637">
        <w:rPr>
          <w:noProof/>
        </w:rPr>
        <w:t xml:space="preserve">SNEMA yellowtail flounder </w:t>
      </w:r>
      <w:r w:rsidR="008A1637" w:rsidRPr="009A4919">
        <w:t xml:space="preserve">in </w:t>
      </w:r>
      <w:r w:rsidR="008A1637">
        <w:t xml:space="preserve">2018, since </w:t>
      </w:r>
      <m:oMath>
        <m:r>
          <w:rPr>
            <w:rFonts w:ascii="Cambria Math" w:hAnsi="Cambria Math"/>
          </w:rPr>
          <m:t>F</m:t>
        </m:r>
      </m:oMath>
      <w:r w:rsidR="008A1637">
        <w:t xml:space="preserve"> was at a historic low </w:t>
      </w:r>
      <w:r w:rsidR="008A1637">
        <w:rPr>
          <w:noProof/>
        </w:rPr>
        <w:t xml:space="preserve">(Legault and Palmer 2015; </w:t>
      </w:r>
      <w:r w:rsidR="008A1637">
        <w:t>NEFSC 2020).</w:t>
      </w:r>
      <w:r w:rsidR="008A1637" w:rsidRPr="009A4919">
        <w:t xml:space="preserve"> </w:t>
      </w:r>
      <w:r w:rsidR="008A1637">
        <w:t>Furthermore, t</w:t>
      </w:r>
      <w:r w:rsidR="003A2DE1">
        <w:t xml:space="preserve">he current </w:t>
      </w:r>
      <w:r w:rsidR="00797336">
        <w:rPr>
          <w:noProof/>
        </w:rPr>
        <w:t xml:space="preserve">SNEMA yellowtail flounder </w:t>
      </w:r>
      <w:r w:rsidR="003A2DE1">
        <w:rPr>
          <w:noProof/>
        </w:rPr>
        <w:t xml:space="preserve">assessment </w:t>
      </w:r>
      <w:r w:rsidR="00797336">
        <w:rPr>
          <w:noProof/>
        </w:rPr>
        <w:t>specifie</w:t>
      </w:r>
      <w:r w:rsidR="003A2DE1">
        <w:rPr>
          <w:noProof/>
        </w:rPr>
        <w:t>s</w:t>
      </w:r>
      <w:r w:rsidR="00797336">
        <w:rPr>
          <w:noProof/>
        </w:rPr>
        <w:t xml:space="preserve"> </w:t>
      </w:r>
      <m:oMath>
        <m:r>
          <w:rPr>
            <w:rFonts w:ascii="Cambria Math" w:hAnsi="Cambria Math"/>
          </w:rPr>
          <m:t>M</m:t>
        </m:r>
      </m:oMath>
      <w:r w:rsidR="003A2DE1">
        <w:rPr>
          <w:noProof/>
        </w:rPr>
        <w:t xml:space="preserve"> as a time</w:t>
      </w:r>
      <w:r w:rsidR="00797336">
        <w:rPr>
          <w:noProof/>
        </w:rPr>
        <w:t>-invariant</w:t>
      </w:r>
      <w:r w:rsidR="003A2DE1">
        <w:t xml:space="preserve">, decreasing function of age, </w:t>
      </w:r>
      <w:r w:rsidR="00797336" w:rsidRPr="009A4919">
        <w:t xml:space="preserve">based on </w:t>
      </w:r>
      <w:r w:rsidR="003A2DE1">
        <w:t xml:space="preserve">a time series average of weight-at-age data and the </w:t>
      </w:r>
      <w:r w:rsidR="00797336">
        <w:t xml:space="preserve">allometric relationship </w:t>
      </w:r>
      <w:r w:rsidR="003A2DE1">
        <w:t xml:space="preserve">defining how </w:t>
      </w:r>
      <m:oMath>
        <m:r>
          <w:rPr>
            <w:rFonts w:ascii="Cambria Math" w:hAnsi="Cambria Math"/>
          </w:rPr>
          <m:t>M</m:t>
        </m:r>
      </m:oMath>
      <w:r w:rsidR="00797336">
        <w:t xml:space="preserve"> declines</w:t>
      </w:r>
      <w:r w:rsidR="00797336" w:rsidRPr="009A4919">
        <w:t xml:space="preserve"> with </w:t>
      </w:r>
      <w:r w:rsidR="003A2DE1">
        <w:t>siz</w:t>
      </w:r>
      <w:r w:rsidR="00797336">
        <w:t>e</w:t>
      </w:r>
      <w:r w:rsidR="003A2DE1">
        <w:t xml:space="preserve"> </w:t>
      </w:r>
      <w:r w:rsidR="00450312" w:rsidRPr="009A4919">
        <w:fldChar w:fldCharType="begin"/>
      </w:r>
      <w:r w:rsidR="008B06BB">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fldChar w:fldCharType="separate"/>
      </w:r>
      <w:r w:rsidR="008B06BB">
        <w:rPr>
          <w:noProof/>
        </w:rPr>
        <w:t>(</w:t>
      </w:r>
      <w:r w:rsidR="003A2DE1">
        <w:rPr>
          <w:noProof/>
        </w:rPr>
        <w:t xml:space="preserve">Lorenzen 1996; </w:t>
      </w:r>
      <w:r w:rsidR="008B06BB">
        <w:rPr>
          <w:noProof/>
        </w:rPr>
        <w:t>NEFSC 2012)</w:t>
      </w:r>
      <w:r w:rsidR="00450312" w:rsidRPr="009A4919">
        <w:fldChar w:fldCharType="end"/>
      </w:r>
      <w:r w:rsidR="00C64632" w:rsidRPr="009A4919">
        <w:t xml:space="preserve">. </w:t>
      </w:r>
      <w:r w:rsidR="008A1637">
        <w:t xml:space="preserve">Thus, </w:t>
      </w:r>
      <w:r w:rsidR="005B2434">
        <w:t xml:space="preserve">there is reason to believe that </w:t>
      </w:r>
      <w:r w:rsidR="002770F5">
        <w:rPr>
          <w:noProof/>
        </w:rPr>
        <w:t>misspecifying</w:t>
      </w:r>
      <w:r w:rsidR="00C64632" w:rsidRPr="009A4919">
        <w:t xml:space="preserve"> </w:t>
      </w:r>
      <m:oMath>
        <m:r>
          <w:rPr>
            <w:rFonts w:ascii="Cambria Math" w:hAnsi="Cambria Math"/>
          </w:rPr>
          <m:t>M</m:t>
        </m:r>
      </m:oMath>
      <w:r w:rsidR="005B2434" w:rsidRPr="009A4919">
        <w:t xml:space="preserve"> </w:t>
      </w:r>
      <w:r w:rsidR="005B2434">
        <w:t xml:space="preserve">as constant </w:t>
      </w:r>
      <w:r w:rsidR="00F41529">
        <w:t>c</w:t>
      </w:r>
      <w:r w:rsidR="005B2434">
        <w:t>ould</w:t>
      </w:r>
      <w:r w:rsidR="00F41529">
        <w:t xml:space="preserve"> be</w:t>
      </w:r>
      <w:r w:rsidR="00C64632" w:rsidRPr="009A4919">
        <w:t xml:space="preserve"> a</w:t>
      </w:r>
      <w:r w:rsidR="005B2434">
        <w:t xml:space="preserve"> </w:t>
      </w:r>
      <w:r w:rsidR="00C64632" w:rsidRPr="009A4919">
        <w:t xml:space="preserve">reason for the </w:t>
      </w:r>
      <w:r w:rsidR="005B2434">
        <w:t xml:space="preserve">concerning </w:t>
      </w:r>
      <w:r w:rsidR="00C64632" w:rsidRPr="009A4919">
        <w:t xml:space="preserve">retrospective </w:t>
      </w:r>
      <w:r w:rsidR="005B2434">
        <w:t xml:space="preserve">patterns </w:t>
      </w:r>
      <w:r w:rsidR="00C64632" w:rsidRPr="009A4919">
        <w:t xml:space="preserve">in </w:t>
      </w:r>
      <w:r w:rsidR="007255FE">
        <w:t>recent</w:t>
      </w:r>
      <w:r w:rsidR="003A087D">
        <w:t xml:space="preserve"> </w:t>
      </w:r>
      <w:r w:rsidR="00C91619">
        <w:t>assessments</w:t>
      </w:r>
      <w:r w:rsidR="00604DDA">
        <w:t xml:space="preserve"> of the stock</w:t>
      </w:r>
      <w:r w:rsidR="00C91619">
        <w:t>.</w:t>
      </w:r>
    </w:p>
    <w:p w14:paraId="223326C5" w14:textId="0DC9BF9E" w:rsidR="00F73385" w:rsidRDefault="00C20671" w:rsidP="008A5784">
      <w:pPr>
        <w:pStyle w:val="Chapterheading0"/>
        <w:spacing w:after="0"/>
        <w:ind w:firstLine="720"/>
        <w:jc w:val="left"/>
      </w:pPr>
      <w:r>
        <w:rPr>
          <w:lang w:eastAsia="zh-CN"/>
        </w:rPr>
        <w:t>Instead of i</w:t>
      </w:r>
      <w:r w:rsidR="002770F5">
        <w:t>mpos</w:t>
      </w:r>
      <w:r>
        <w:t>ing</w:t>
      </w:r>
      <w:r w:rsidR="00730457">
        <w:t xml:space="preserve"> </w:t>
      </w:r>
      <w:r w:rsidR="00B3087B">
        <w:t>a trend</w:t>
      </w:r>
      <w:r w:rsidR="00D60285">
        <w:t xml:space="preserve"> on</w:t>
      </w:r>
      <w:r w:rsidR="00F65818" w:rsidRPr="009A4919">
        <w:t xml:space="preserve"> </w:t>
      </w:r>
      <m:oMath>
        <m:r>
          <w:rPr>
            <w:rFonts w:ascii="Cambria Math" w:hAnsi="Cambria Math"/>
          </w:rPr>
          <m:t>M</m:t>
        </m:r>
      </m:oMath>
      <w:r>
        <w:t xml:space="preserve"> by age or year</w:t>
      </w:r>
      <w:r w:rsidR="0071162D">
        <w:t xml:space="preserve">, we </w:t>
      </w:r>
      <w:r w:rsidR="00F65818" w:rsidRPr="009A4919">
        <w:t xml:space="preserve">explored a more </w:t>
      </w:r>
      <w:r w:rsidR="00730457">
        <w:t>flexible</w:t>
      </w:r>
      <w:r w:rsidR="009D1D16">
        <w:t xml:space="preserve"> </w:t>
      </w:r>
      <w:r w:rsidR="00B31DC6">
        <w:t xml:space="preserve">and objective </w:t>
      </w:r>
      <w:r w:rsidR="009D1D16">
        <w:t>method to address</w:t>
      </w:r>
      <w:r w:rsidR="00B3087B">
        <w:t xml:space="preserve"> </w:t>
      </w:r>
      <w:r w:rsidR="0071162D">
        <w:t xml:space="preserve">the </w:t>
      </w:r>
      <w:r w:rsidR="00F65818" w:rsidRPr="009A4919">
        <w:t xml:space="preserve">retrospective </w:t>
      </w:r>
      <w:r w:rsidR="00F44772">
        <w:t>problem</w:t>
      </w:r>
      <w:r>
        <w:t xml:space="preserve">: estimating </w:t>
      </w:r>
      <w:r w:rsidR="00B31DC6">
        <w:t xml:space="preserve">a </w:t>
      </w:r>
      <w:r>
        <w:t xml:space="preserve">2D </w:t>
      </w:r>
      <w:r w:rsidR="00B31DC6">
        <w:t>smoother</w:t>
      </w:r>
      <w:r w:rsidR="008F0EEC">
        <w:t xml:space="preserve"> on </w:t>
      </w:r>
      <w:commentRangeStart w:id="16"/>
      <w:r w:rsidR="008F0EEC">
        <w:t>survival</w:t>
      </w:r>
      <w:commentRangeEnd w:id="16"/>
      <w:r w:rsidR="00D2073D">
        <w:rPr>
          <w:rStyle w:val="CommentReference"/>
          <w:rFonts w:eastAsiaTheme="minorEastAsia"/>
          <w:lang w:eastAsia="zh-CN"/>
        </w:rPr>
        <w:commentReference w:id="16"/>
      </w:r>
      <w:r w:rsidR="008F0EEC">
        <w:t xml:space="preserve"> </w:t>
      </w:r>
      <w:r w:rsidR="005F3FBA">
        <w:t xml:space="preserve">or </w:t>
      </w:r>
      <m:oMath>
        <m:r>
          <w:rPr>
            <w:rFonts w:ascii="Cambria Math" w:hAnsi="Cambria Math"/>
          </w:rPr>
          <m:t>M</m:t>
        </m:r>
      </m:oMath>
      <w:r w:rsidR="005F3FBA">
        <w:t xml:space="preserve"> </w:t>
      </w:r>
      <w:r w:rsidR="008F0EEC">
        <w:t xml:space="preserve">that was </w:t>
      </w:r>
      <w:r w:rsidRPr="009A4919">
        <w:t>first-order auto</w:t>
      </w:r>
      <w:r>
        <w:t xml:space="preserve">regressive, </w:t>
      </w:r>
      <w:r w:rsidRPr="009A4919">
        <w:rPr>
          <w:lang w:eastAsia="zh-CN"/>
        </w:rPr>
        <w:t>AR</w:t>
      </w:r>
      <w:r w:rsidRPr="009A4919">
        <w:t>(1)</w:t>
      </w:r>
      <w:r>
        <w:t xml:space="preserve">, </w:t>
      </w:r>
      <w:r w:rsidR="008F0EEC">
        <w:t>over both age and year</w:t>
      </w:r>
      <w:r w:rsidR="0031574F">
        <w:t xml:space="preserve">. </w:t>
      </w:r>
      <w:r>
        <w:t xml:space="preserve">We </w:t>
      </w:r>
      <w:r w:rsidR="00B3087B" w:rsidRPr="009A4919">
        <w:t>i</w:t>
      </w:r>
      <w:r w:rsidR="00B3087B">
        <w:t>mplemented</w:t>
      </w:r>
      <w:r w:rsidR="00F65818" w:rsidRPr="009A4919">
        <w:t xml:space="preserve"> </w:t>
      </w:r>
      <w:r>
        <w:t xml:space="preserve">this 2D </w:t>
      </w:r>
      <w:proofErr w:type="gramStart"/>
      <w:r>
        <w:t>AR(</w:t>
      </w:r>
      <w:proofErr w:type="gramEnd"/>
      <w:r>
        <w:t>1) structure in</w:t>
      </w:r>
      <w:r w:rsidR="00F65818" w:rsidRPr="009A4919">
        <w:t xml:space="preserve"> </w:t>
      </w:r>
      <w:r>
        <w:t xml:space="preserve">the Woods Hole Assessment Model (WHAM), </w:t>
      </w:r>
      <w:r w:rsidR="00F65818" w:rsidRPr="009A4919">
        <w:t xml:space="preserve">a state-space age-structured assessment </w:t>
      </w:r>
      <w:r w:rsidR="005F3FBA">
        <w:t>framework</w:t>
      </w:r>
      <w:r w:rsidR="00F65818" w:rsidRPr="009A4919">
        <w:t xml:space="preserve"> </w:t>
      </w:r>
      <w:r>
        <w:t>developed at the NEFSC</w:t>
      </w:r>
      <w:r w:rsidR="00626AA7">
        <w:t xml:space="preserve"> (</w:t>
      </w:r>
      <w:r w:rsidR="0094034C">
        <w:t>Miller and Stock 2020; Stock and Miller, this issue</w:t>
      </w:r>
      <w:r w:rsidR="00626AA7">
        <w:t>)</w:t>
      </w:r>
      <w:r w:rsidR="00F65818" w:rsidRPr="009A4919">
        <w:t xml:space="preserve">. </w:t>
      </w:r>
      <w:r w:rsidR="003402DE">
        <w:t>Whereas</w:t>
      </w:r>
      <w:r w:rsidR="002E23AD">
        <w:t xml:space="preserve"> </w:t>
      </w:r>
      <w:r w:rsidR="002E23AD" w:rsidRPr="009A4919">
        <w:t xml:space="preserve">statistical catch-at-age models </w:t>
      </w:r>
      <w:r w:rsidR="00F857FE">
        <w:t>do not distinguish</w:t>
      </w:r>
      <w:r w:rsidR="00595093">
        <w:t xml:space="preserve"> </w:t>
      </w:r>
      <w:r w:rsidR="003402DE">
        <w:t xml:space="preserve">between </w:t>
      </w:r>
      <w:r w:rsidR="00595093">
        <w:t xml:space="preserve">observation </w:t>
      </w:r>
      <w:r w:rsidR="00F857FE">
        <w:t xml:space="preserve">and process </w:t>
      </w:r>
      <w:r w:rsidR="00595093">
        <w:t>error</w:t>
      </w:r>
      <w:r w:rsidR="00F857FE">
        <w:t>s</w:t>
      </w:r>
      <w:r w:rsidR="002E23AD" w:rsidRPr="009A4919">
        <w:t xml:space="preserve">, state-space models are </w:t>
      </w:r>
      <w:r w:rsidR="002E23AD">
        <w:rPr>
          <w:noProof/>
        </w:rPr>
        <w:t>able to</w:t>
      </w:r>
      <w:r w:rsidR="002E23AD" w:rsidRPr="009A4919">
        <w:t xml:space="preserve"> simultaneously estimate </w:t>
      </w:r>
      <w:r w:rsidR="005F3FBA">
        <w:t xml:space="preserve">process </w:t>
      </w:r>
      <w:r w:rsidR="003402DE">
        <w:t>error (</w:t>
      </w:r>
      <w:r w:rsidR="005F3FBA">
        <w:t xml:space="preserve">variance of </w:t>
      </w:r>
      <w:r w:rsidR="002E23AD" w:rsidRPr="009A4919">
        <w:lastRenderedPageBreak/>
        <w:t xml:space="preserve">unobserved </w:t>
      </w:r>
      <w:r w:rsidR="005F3FBA">
        <w:t xml:space="preserve">states, </w:t>
      </w:r>
      <w:r w:rsidR="003402DE">
        <w:t xml:space="preserve">such as </w:t>
      </w:r>
      <w:r w:rsidR="005F3FBA">
        <w:t>population numbers-at-age</w:t>
      </w:r>
      <w:r w:rsidR="003402DE">
        <w:t>)</w:t>
      </w:r>
      <w:r w:rsidR="005F3FBA">
        <w:t xml:space="preserve">, </w:t>
      </w:r>
      <w:r w:rsidR="002E23AD" w:rsidRPr="009A4919">
        <w:t xml:space="preserve">and the observation errors in </w:t>
      </w:r>
      <w:r w:rsidR="00ED16B2">
        <w:t>associated</w:t>
      </w:r>
      <w:r w:rsidR="002E23AD" w:rsidRPr="009A4919">
        <w:t xml:space="preserve"> data</w:t>
      </w:r>
      <w:r w:rsidR="002E23AD">
        <w:t xml:space="preserve"> </w:t>
      </w:r>
      <w:r w:rsidR="003402DE">
        <w:t xml:space="preserve">(Nielsen and Berg 2014; Miller et al. 2016; </w:t>
      </w:r>
      <w:proofErr w:type="spellStart"/>
      <w:r w:rsidR="003402DE">
        <w:t>Aeberhard</w:t>
      </w:r>
      <w:proofErr w:type="spellEnd"/>
      <w:r w:rsidR="003402DE">
        <w:t xml:space="preserve"> et al. 2018)</w:t>
      </w:r>
      <w:r w:rsidR="002E23AD" w:rsidRPr="009A4919">
        <w:t>.</w:t>
      </w:r>
      <w:r w:rsidR="00882D03">
        <w:t xml:space="preserve"> Statistical catch-at-age models assume that survival</w:t>
      </w:r>
      <w:r w:rsidR="00CB6097">
        <w:t xml:space="preserve"> is deterministic, i.e. the number of </w:t>
      </w:r>
      <w:r w:rsidR="00FE247C">
        <w:t xml:space="preserve">age </w:t>
      </w:r>
      <w:r w:rsidR="00FE247C" w:rsidRPr="00FE247C">
        <w:rPr>
          <w:i/>
          <w:iCs/>
        </w:rPr>
        <w:t>a</w:t>
      </w:r>
      <w:r w:rsidR="00FE247C">
        <w:t xml:space="preserve"> </w:t>
      </w:r>
      <w:r w:rsidR="00CB6097">
        <w:t>fish</w:t>
      </w:r>
      <w:r w:rsidR="00FE247C">
        <w:t xml:space="preserve"> in year </w:t>
      </w:r>
      <w:r w:rsidR="00FE247C" w:rsidRPr="00FE247C">
        <w:rPr>
          <w:i/>
          <w:iCs/>
        </w:rPr>
        <w:t>y</w:t>
      </w:r>
      <w:r w:rsidR="00FE247C">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FE247C">
        <w:t xml:space="preserve">, is determined by </w:t>
      </w:r>
      <w:r w:rsidR="00FE247C" w:rsidRPr="00BB5256">
        <w:rPr>
          <w:i/>
          <w:iCs/>
        </w:rPr>
        <w:t>F</w:t>
      </w:r>
      <w:r w:rsidR="00FE247C">
        <w:t xml:space="preserve">, </w:t>
      </w:r>
      <w:r w:rsidR="00FE247C" w:rsidRPr="00BB5256">
        <w:rPr>
          <w:i/>
          <w:iCs/>
        </w:rPr>
        <w:t>M</w:t>
      </w:r>
      <w:r w:rsidR="00FE247C">
        <w:t>, and the numbers in the previous year</w:t>
      </w:r>
      <w:r w:rsidR="00BB5256">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sup>
        </m:sSup>
      </m:oMath>
      <w:r w:rsidR="00BB5256">
        <w:t>.</w:t>
      </w:r>
      <w:r w:rsidR="00CB6097">
        <w:t xml:space="preserve"> </w:t>
      </w:r>
      <w:r w:rsidR="009C083D">
        <w:t>Process error</w:t>
      </w:r>
      <w:r w:rsidR="001D6B3F">
        <w:t xml:space="preserve">s, </w:t>
      </w:r>
      <m:oMath>
        <m:r>
          <w:rPr>
            <w:rFonts w:ascii="Cambria Math" w:hAnsi="Cambria Math"/>
          </w:rPr>
          <m:t>ε</m:t>
        </m:r>
      </m:oMath>
      <w:r w:rsidR="001D6B3F">
        <w:t>,</w:t>
      </w:r>
      <w:r w:rsidR="009C083D">
        <w:t xml:space="preserve"> can be included directly on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9C083D">
        <w:t xml:space="preserve"> as </w:t>
      </w:r>
      <w:r w:rsidR="00943533">
        <w:t xml:space="preserve">random effect </w:t>
      </w:r>
      <w:r w:rsidR="009C083D">
        <w:t>deviations in survival (</w:t>
      </w:r>
      <w:proofErr w:type="spellStart"/>
      <w:r w:rsidR="009C083D">
        <w:t>Gudmundsson</w:t>
      </w:r>
      <w:proofErr w:type="spellEnd"/>
      <w:r w:rsidR="009C083D">
        <w:t xml:space="preserve"> and </w:t>
      </w:r>
      <w:proofErr w:type="spellStart"/>
      <w:r w:rsidR="009C083D">
        <w:t>Gunnlaugsson</w:t>
      </w:r>
      <w:proofErr w:type="spellEnd"/>
      <w:r w:rsidR="009C083D">
        <w:t xml:space="preserve"> 2012; Nielsen and Berg 2014; </w:t>
      </w:r>
      <w:r w:rsidR="009C083D">
        <w:rPr>
          <w:noProof/>
        </w:rPr>
        <w:t>Miller et al. 2016</w:t>
      </w:r>
      <w:r w:rsidR="00882D03">
        <w:t>)</w:t>
      </w:r>
      <w:r w:rsidR="009C083D">
        <w:t xml:space="preserve"> or on </w:t>
      </w:r>
      <m:oMath>
        <m:sSub>
          <m:sSubPr>
            <m:ctrlPr>
              <w:rPr>
                <w:rFonts w:ascii="Cambria Math" w:hAnsi="Cambria Math"/>
                <w:i/>
              </w:rPr>
            </m:ctrlPr>
          </m:sSubPr>
          <m:e>
            <m:r>
              <w:rPr>
                <w:rFonts w:ascii="Cambria Math" w:hAnsi="Cambria Math"/>
              </w:rPr>
              <m:t>M</m:t>
            </m:r>
          </m:e>
          <m:sub>
            <m:r>
              <w:rPr>
                <w:rFonts w:ascii="Cambria Math" w:hAnsi="Cambria Math"/>
              </w:rPr>
              <m:t>a,y</m:t>
            </m:r>
          </m:sub>
        </m:sSub>
      </m:oMath>
      <w:r w:rsidR="00882D03">
        <w:t xml:space="preserve"> </w:t>
      </w:r>
      <w:r w:rsidR="009C083D">
        <w:t>(</w:t>
      </w:r>
      <w:proofErr w:type="spellStart"/>
      <w:r w:rsidR="009C083D">
        <w:t>Cadigan</w:t>
      </w:r>
      <w:proofErr w:type="spellEnd"/>
      <w:r w:rsidR="009C083D">
        <w:t xml:space="preserve"> 2016)</w:t>
      </w:r>
      <w:r w:rsidR="001D6B3F">
        <w:t xml:space="preserve">, such that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a,y</m:t>
                </m:r>
              </m:sub>
            </m:sSub>
          </m:sup>
        </m:sSup>
      </m:oMath>
      <w:r w:rsidR="001D6B3F">
        <w:t xml:space="preserve">. </w:t>
      </w:r>
      <w:r w:rsidR="00342366">
        <w:t>We e</w:t>
      </w:r>
      <w:r w:rsidR="003402DE">
        <w:t xml:space="preserve">xtend </w:t>
      </w:r>
      <w:r w:rsidR="002F2F3C">
        <w:t xml:space="preserve">the model presented in </w:t>
      </w:r>
      <w:r w:rsidR="002F2F3C">
        <w:rPr>
          <w:noProof/>
        </w:rPr>
        <w:t xml:space="preserve">Miller et al. (2016), in which </w:t>
      </w:r>
      <w:r w:rsidR="000758EF">
        <w:t xml:space="preserve">annual survival </w:t>
      </w:r>
      <w:r w:rsidR="002F2F3C">
        <w:t xml:space="preserve">was </w:t>
      </w:r>
      <w:r w:rsidR="004D59D6">
        <w:t>stochastic</w:t>
      </w:r>
      <w:r w:rsidR="002F2F3C">
        <w:t xml:space="preserve">, </w:t>
      </w:r>
      <w:r w:rsidR="00986FA6">
        <w:t>but with</w:t>
      </w:r>
      <w:r w:rsidR="009A4015">
        <w:t xml:space="preserve"> </w:t>
      </w:r>
      <w:r w:rsidR="00972E0D">
        <w:t>the</w:t>
      </w:r>
      <w:r w:rsidR="006C52B5">
        <w:t xml:space="preserve"> stochastic </w:t>
      </w:r>
      <w:r w:rsidR="00943533">
        <w:t>deviations</w:t>
      </w:r>
      <w:r w:rsidR="006C52B5">
        <w:t xml:space="preserve"> </w:t>
      </w:r>
      <w:r w:rsidR="00972E0D">
        <w:t xml:space="preserve">in survival </w:t>
      </w:r>
      <w:r w:rsidR="006C52B5">
        <w:t xml:space="preserve">assumed to be </w:t>
      </w:r>
      <w:r w:rsidR="00342366">
        <w:t xml:space="preserve">uncorrelated by age or year, i.e. all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342366">
        <w:t>.</w:t>
      </w:r>
      <w:r w:rsidR="00943533">
        <w:t xml:space="preserve"> </w:t>
      </w:r>
      <w:r w:rsidR="00BB0B16">
        <w:t>T</w:t>
      </w:r>
      <w:r w:rsidR="00943533">
        <w:t xml:space="preserve">he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943533">
        <w:t xml:space="preserve"> can be equivalently called “random effects</w:t>
      </w:r>
      <w:r w:rsidR="00BB0B16">
        <w:t xml:space="preserve">,” </w:t>
      </w:r>
      <w:r w:rsidR="00943533">
        <w:t>“deviations</w:t>
      </w:r>
      <w:r w:rsidR="00BB0B16">
        <w:t>,”</w:t>
      </w:r>
      <w:r w:rsidR="00943533">
        <w:t xml:space="preserve"> or “process errors</w:t>
      </w:r>
      <w:r w:rsidR="00BB0B16">
        <w:t xml:space="preserve">” on </w:t>
      </w:r>
      <w:r w:rsidR="00943533">
        <w:t>numbers-at-age</w:t>
      </w:r>
      <w:r w:rsidR="00BB0B16">
        <w:t xml:space="preserve"> or survival. Henceforth, we refer to the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BB0B16">
        <w:t xml:space="preserve"> as random effects or deviations.</w:t>
      </w:r>
    </w:p>
    <w:p w14:paraId="1F630CBD" w14:textId="32A354E1" w:rsidR="00F35437" w:rsidRDefault="004B3293" w:rsidP="008A5784">
      <w:pPr>
        <w:pStyle w:val="Chapterheading0"/>
        <w:spacing w:after="0"/>
        <w:ind w:firstLine="720"/>
        <w:jc w:val="left"/>
      </w:pPr>
      <w:r>
        <w:t xml:space="preserve">In this study, we </w:t>
      </w:r>
      <w:r w:rsidR="00986FA6">
        <w:t>investigated</w:t>
      </w:r>
      <w:r>
        <w:t xml:space="preserve"> </w:t>
      </w:r>
      <w:r w:rsidR="003A2643">
        <w:t xml:space="preserve">2D </w:t>
      </w:r>
      <w:r w:rsidRPr="009A4919">
        <w:t>autocorrelation structure</w:t>
      </w:r>
      <w:r w:rsidR="00986FA6">
        <w:t xml:space="preserve">s on both survival and </w:t>
      </w:r>
      <m:oMath>
        <m:r>
          <w:rPr>
            <w:rFonts w:ascii="Cambria Math" w:hAnsi="Cambria Math"/>
          </w:rPr>
          <m:t>M</m:t>
        </m:r>
      </m:oMath>
      <w:r w:rsidRPr="009A4919">
        <w:t xml:space="preserve"> </w:t>
      </w:r>
      <w:r w:rsidR="00986FA6">
        <w:t xml:space="preserve">in an assessment of </w:t>
      </w:r>
      <w:r>
        <w:t>SNEMA yellowtail flounder</w:t>
      </w:r>
      <w:r w:rsidR="009A4015">
        <w:t>.</w:t>
      </w:r>
      <w:r>
        <w:t xml:space="preserve"> </w:t>
      </w:r>
      <w:r w:rsidR="00986FA6">
        <w:t xml:space="preserve">In </w:t>
      </w:r>
      <w:r w:rsidR="002767EC" w:rsidRPr="009A4919">
        <w:t>software packages such</w:t>
      </w:r>
      <w:r w:rsidR="00867CBB" w:rsidRPr="009A4919">
        <w:t xml:space="preserve"> as AD Model Builder</w:t>
      </w:r>
      <w:r w:rsidR="002767EC" w:rsidRPr="009A4919">
        <w:t xml:space="preserve"> </w:t>
      </w:r>
      <w:r w:rsidR="00B40212">
        <w:t>(</w:t>
      </w:r>
      <w:r w:rsidR="00B40212">
        <w:rPr>
          <w:rFonts w:hint="eastAsia"/>
          <w:lang w:eastAsia="zh-CN"/>
        </w:rPr>
        <w:t>ADMB</w:t>
      </w:r>
      <w:r w:rsidR="00986FA6">
        <w:t xml:space="preserve">; </w:t>
      </w:r>
      <w:r w:rsidR="00450312">
        <w:fldChar w:fldCharType="begin"/>
      </w:r>
      <w:r w:rsidR="00B40212">
        <w:instrText xml:space="preserve"> ADDIN EN.CITE &lt;EndNote&gt;&lt;Cite ExcludeAuth="1" ExcludeYear="1"&gt;&lt;Author&gt;Fournier&lt;/Author&gt;&lt;Year&gt;2012&lt;/Year&gt;&lt;RecNum&gt;155&lt;/RecNum&gt;&lt;record&gt;&lt;rec-number&gt;155&lt;/rec-number&gt;&lt;foreign-keys&gt;&lt;key app="EN" db-id="sfrdfvtvbdax5de2svmvr9smwwas0vts2999" timestamp="1454347851"&gt;155&lt;/key&gt;&lt;/foreign-keys&gt;&lt;ref-type name="Journal Article"&gt;17&lt;/ref-type&gt;&lt;contributors&gt;&lt;authors&gt;&lt;author&gt;Fournier, David A&lt;/author&gt;&lt;author&gt;Skaug, Hans J&lt;/author&gt;&lt;author&gt;Ancheta, Johnoel&lt;/author&gt;&lt;author&gt;Ianelli, James&lt;/author&gt;&lt;author&gt;Magnusson, Arni&lt;/author&gt;&lt;author&gt;Maunder, Mark N&lt;/author&gt;&lt;author&gt;Nielsen, Anders&lt;/author&gt;&lt;author&gt;Sibert, John&lt;/author&gt;&lt;/authors&gt;&lt;/contributors&gt;&lt;titles&gt;&lt;title&gt;AD Model Builder: using automatic differentiation for statistical inference of highly parameterized complex nonlinear models&lt;/title&gt;&lt;secondary-title&gt;Optimization Methods and Software&lt;/secondary-title&gt;&lt;/titles&gt;&lt;periodical&gt;&lt;full-title&gt;Optimization Methods and Software&lt;/full-title&gt;&lt;/periodical&gt;&lt;pages&gt;233-249&lt;/pages&gt;&lt;volume&gt;27&lt;/volume&gt;&lt;number&gt;2&lt;/number&gt;&lt;dates&gt;&lt;year&gt;2012&lt;/year&gt;&lt;/dates&gt;&lt;isbn&gt;1055-6788&lt;/isbn&gt;&lt;urls&gt;&lt;/urls&gt;&lt;/record&gt;&lt;/Cite&gt;&lt;/EndNote&gt;</w:instrText>
      </w:r>
      <w:r w:rsidR="00450312">
        <w:fldChar w:fldCharType="end"/>
      </w:r>
      <w:r w:rsidR="00B40212">
        <w:t>Fournier et al. 2012)</w:t>
      </w:r>
      <w:r w:rsidR="002767EC" w:rsidRPr="009A4919">
        <w:t xml:space="preserve"> and T</w:t>
      </w:r>
      <w:r w:rsidR="00867CBB" w:rsidRPr="009A4919">
        <w:t xml:space="preserve">emplate </w:t>
      </w:r>
      <w:r w:rsidR="002767EC" w:rsidRPr="009A4919">
        <w:t>M</w:t>
      </w:r>
      <w:r w:rsidR="00867CBB" w:rsidRPr="009A4919">
        <w:t xml:space="preserve">odel </w:t>
      </w:r>
      <w:r w:rsidR="002767EC" w:rsidRPr="009A4919">
        <w:t>B</w:t>
      </w:r>
      <w:r w:rsidR="00867CBB" w:rsidRPr="009A4919">
        <w:t>uilder</w:t>
      </w:r>
      <w:r w:rsidR="002767EC" w:rsidRPr="009A4919">
        <w:t xml:space="preserve"> </w:t>
      </w:r>
      <w:r w:rsidR="007A2C37" w:rsidRPr="009A4919">
        <w:t>(TMB</w:t>
      </w:r>
      <w:r w:rsidR="00986FA6">
        <w:t xml:space="preserve">; </w:t>
      </w:r>
      <w:r w:rsidR="00450312">
        <w:fldChar w:fldCharType="begin"/>
      </w:r>
      <w:r w:rsidR="00B40212">
        <w:instrText xml:space="preserve"> ADDIN EN.CITE &lt;EndNote&gt;&lt;Cite ExcludeAuth="1" ExcludeYear="1"&gt;&lt;Author&gt;Kristensen&lt;/Author&gt;&lt;Year&gt;2015&lt;/Year&gt;&lt;RecNum&gt;209&lt;/RecNum&gt;&lt;record&gt;&lt;rec-number&gt;209&lt;/rec-number&gt;&lt;foreign-keys&gt;&lt;key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end"/>
      </w:r>
      <w:r w:rsidR="00B3087B">
        <w:t>Kristensen et al. 201</w:t>
      </w:r>
      <w:r w:rsidR="00986FA6">
        <w:t>6</w:t>
      </w:r>
      <w:r w:rsidR="007A2C37" w:rsidRPr="009A4919">
        <w:t>)</w:t>
      </w:r>
      <w:r w:rsidR="002767EC" w:rsidRPr="009A4919">
        <w:t>,</w:t>
      </w:r>
      <w:r w:rsidR="002770F5">
        <w:t xml:space="preserve"> </w:t>
      </w:r>
      <w:r w:rsidR="00986FA6">
        <w:t xml:space="preserve">alternative models </w:t>
      </w:r>
      <w:r w:rsidR="00177DAB" w:rsidRPr="009A4919">
        <w:t xml:space="preserve">can be </w:t>
      </w:r>
      <w:r w:rsidR="00986FA6">
        <w:t xml:space="preserve">objectively </w:t>
      </w:r>
      <w:r>
        <w:t>compared</w:t>
      </w:r>
      <w:r w:rsidR="00177DAB" w:rsidRPr="009A4919">
        <w:t xml:space="preserve"> </w:t>
      </w:r>
      <w:r w:rsidR="00B3087B">
        <w:t>based on</w:t>
      </w:r>
      <w:r w:rsidR="00177DAB" w:rsidRPr="009A4919">
        <w:t xml:space="preserve"> </w:t>
      </w:r>
      <w:r w:rsidR="00986FA6">
        <w:t xml:space="preserve">metrics of </w:t>
      </w:r>
      <w:r w:rsidR="009A4015">
        <w:t xml:space="preserve">retrospective </w:t>
      </w:r>
      <w:r w:rsidR="00986FA6">
        <w:t xml:space="preserve">pattern, e.g. </w:t>
      </w:r>
      <w:proofErr w:type="spellStart"/>
      <w:r w:rsidR="009A4015">
        <w:t>Mohn’s</w:t>
      </w:r>
      <w:proofErr w:type="spellEnd"/>
      <w:r w:rsidR="009A4015">
        <w:t xml:space="preserve"> </w:t>
      </w:r>
      <m:oMath>
        <m:r>
          <w:rPr>
            <w:rFonts w:ascii="Cambria Math" w:hAnsi="Cambria Math"/>
          </w:rPr>
          <m:t>ρ</m:t>
        </m:r>
      </m:oMath>
      <w:r w:rsidR="008A5784">
        <w:t xml:space="preserve"> </w:t>
      </w:r>
      <w:r w:rsidR="00450312">
        <w:fldChar w:fldCharType="begin"/>
      </w:r>
      <w:r w:rsidR="00F8372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fldChar w:fldCharType="separate"/>
      </w:r>
      <w:r w:rsidR="00F83724">
        <w:rPr>
          <w:noProof/>
        </w:rPr>
        <w:t>(Mohn 1999)</w:t>
      </w:r>
      <w:r w:rsidR="00450312">
        <w:fldChar w:fldCharType="end"/>
      </w:r>
      <w:r w:rsidR="00986FA6">
        <w:t xml:space="preserve">, and </w:t>
      </w:r>
      <w:r w:rsidR="008A373A">
        <w:t xml:space="preserve">model fit, e.g. </w:t>
      </w:r>
      <w:r w:rsidR="00E971FF">
        <w:t>Akaike</w:t>
      </w:r>
      <w:r w:rsidR="008A373A">
        <w:t>’s</w:t>
      </w:r>
      <w:r w:rsidR="00E971FF">
        <w:t xml:space="preserve"> </w:t>
      </w:r>
      <w:r w:rsidR="00F66D09" w:rsidRPr="009A4919">
        <w:t>information criterion (AIC</w:t>
      </w:r>
      <w:r w:rsidR="008A373A">
        <w:t>; Akaike 1973; Burnham and Anderson 2002)</w:t>
      </w:r>
      <w:r w:rsidR="00177DAB" w:rsidRPr="009A4919">
        <w:t>.</w:t>
      </w:r>
      <w:bookmarkStart w:id="17" w:name="_Toc465598051"/>
      <w:r w:rsidR="00F73385">
        <w:t xml:space="preserve"> </w:t>
      </w:r>
      <w:r w:rsidR="00BB4BB4">
        <w:t>W</w:t>
      </w:r>
      <w:r w:rsidR="00F73385">
        <w:t xml:space="preserve">e assessed </w:t>
      </w:r>
      <w:r w:rsidR="008A373A">
        <w:t xml:space="preserve">whether </w:t>
      </w:r>
      <w:r w:rsidR="00AD08A0">
        <w:t xml:space="preserve">it was better to place </w:t>
      </w:r>
      <w:r w:rsidR="008A373A">
        <w:t xml:space="preserve">the 2D </w:t>
      </w:r>
      <w:proofErr w:type="gramStart"/>
      <w:r w:rsidR="008A373A">
        <w:t>AR(</w:t>
      </w:r>
      <w:proofErr w:type="gramEnd"/>
      <w:r w:rsidR="008A373A">
        <w:t xml:space="preserve">1) smoother on survival versus </w:t>
      </w:r>
      <m:oMath>
        <m:r>
          <w:rPr>
            <w:rFonts w:ascii="Cambria Math" w:hAnsi="Cambria Math"/>
          </w:rPr>
          <m:t>M</m:t>
        </m:r>
      </m:oMath>
      <w:r w:rsidR="008A373A">
        <w:t xml:space="preserve">, if a model could be estimated with 2D AR(1) smoothers on both </w:t>
      </w:r>
      <w:r w:rsidR="00AD08A0">
        <w:t xml:space="preserve">survival and </w:t>
      </w:r>
      <m:oMath>
        <m:r>
          <w:rPr>
            <w:rFonts w:ascii="Cambria Math" w:hAnsi="Cambria Math"/>
          </w:rPr>
          <m:t>M</m:t>
        </m:r>
      </m:oMath>
      <w:r w:rsidR="00AD08A0">
        <w:t>, and the impact on estimates of S</w:t>
      </w:r>
      <w:r w:rsidR="00E44981">
        <w:t xml:space="preserve">SB and </w:t>
      </w:r>
      <w:r w:rsidR="00E44981" w:rsidRPr="00E44981">
        <w:rPr>
          <w:i/>
        </w:rPr>
        <w:t>F</w:t>
      </w:r>
      <w:r w:rsidR="00E44981">
        <w:t>.</w:t>
      </w:r>
      <w:r w:rsidR="00BB4BB4">
        <w:t xml:space="preserve"> Finally, we </w:t>
      </w:r>
      <w:r w:rsidR="002750BC">
        <w:t xml:space="preserve">evaluated whether incorporating an </w:t>
      </w:r>
      <w:r w:rsidR="00BB4BB4">
        <w:t xml:space="preserve">environmental </w:t>
      </w:r>
      <w:r w:rsidR="002750BC">
        <w:t xml:space="preserve">effect in </w:t>
      </w:r>
      <w:r w:rsidR="004D3808">
        <w:t xml:space="preserve">the stock-recruit function </w:t>
      </w:r>
      <w:r w:rsidR="002750BC">
        <w:t>could further improve retrospective patterns and model fit.</w:t>
      </w:r>
    </w:p>
    <w:p w14:paraId="35EC78D7" w14:textId="77777777" w:rsidR="004C022D" w:rsidRPr="00BD499D" w:rsidRDefault="004C022D" w:rsidP="001829AC">
      <w:pPr>
        <w:pStyle w:val="Chapterheading0"/>
        <w:jc w:val="left"/>
      </w:pPr>
    </w:p>
    <w:p w14:paraId="1D55C63A" w14:textId="0AC2F435" w:rsidR="00BC621B" w:rsidRPr="00BC621B" w:rsidRDefault="00004AB7" w:rsidP="001829AC">
      <w:pPr>
        <w:pStyle w:val="Heading1"/>
        <w:numPr>
          <w:ilvl w:val="0"/>
          <w:numId w:val="15"/>
        </w:numPr>
      </w:pPr>
      <w:r>
        <w:lastRenderedPageBreak/>
        <w:t>Material</w:t>
      </w:r>
      <w:r w:rsidR="00ED575D">
        <w:t xml:space="preserve"> and </w:t>
      </w:r>
      <w:r w:rsidR="002972FB">
        <w:t>M</w:t>
      </w:r>
      <w:r w:rsidR="002767EC" w:rsidRPr="009A4919">
        <w:t>ethods</w:t>
      </w:r>
      <w:bookmarkEnd w:id="17"/>
    </w:p>
    <w:p w14:paraId="7EA26BB8" w14:textId="29589964" w:rsidR="00F5594A" w:rsidRPr="00004AB7" w:rsidRDefault="00BC621B" w:rsidP="001829AC">
      <w:pPr>
        <w:pStyle w:val="Heading2"/>
      </w:pPr>
      <w:r>
        <w:t>2.1.  2</w:t>
      </w:r>
      <w:r w:rsidR="00784661" w:rsidRPr="00004AB7">
        <w:t xml:space="preserve">D </w:t>
      </w:r>
      <w:proofErr w:type="gramStart"/>
      <w:r w:rsidR="00784661" w:rsidRPr="00004AB7">
        <w:t>AR(</w:t>
      </w:r>
      <w:proofErr w:type="gramEnd"/>
      <w:r w:rsidR="00784661" w:rsidRPr="00004AB7">
        <w:t xml:space="preserve">1) </w:t>
      </w:r>
      <w:r w:rsidR="00BB4BB4">
        <w:t>smoother</w:t>
      </w:r>
    </w:p>
    <w:p w14:paraId="380B6B14" w14:textId="0D07AACF" w:rsidR="002767EC" w:rsidRDefault="006D683B" w:rsidP="001E6F32">
      <w:pPr>
        <w:pStyle w:val="Chapterheading0"/>
        <w:spacing w:after="0"/>
        <w:jc w:val="left"/>
      </w:pPr>
      <w:r>
        <w:rPr>
          <w:rFonts w:hint="eastAsia"/>
          <w:lang w:eastAsia="zh-CN"/>
        </w:rPr>
        <w:t>We</w:t>
      </w:r>
      <w:r w:rsidR="002767EC" w:rsidRPr="009A4919">
        <w:t xml:space="preserve"> </w:t>
      </w:r>
      <w:r w:rsidR="00BB4BB4">
        <w:t xml:space="preserve">first </w:t>
      </w:r>
      <w:r w:rsidR="00A26B92">
        <w:t>compare</w:t>
      </w:r>
      <w:r w:rsidR="00867CBB" w:rsidRPr="009A4919">
        <w:t xml:space="preserve">d </w:t>
      </w:r>
      <w:r w:rsidR="00A26B92">
        <w:t>various</w:t>
      </w:r>
      <w:r w:rsidR="002767EC" w:rsidRPr="009A4919">
        <w:t xml:space="preserve"> autocorrelation structure</w:t>
      </w:r>
      <w:r w:rsidR="00A26B92">
        <w:t>s</w:t>
      </w:r>
      <w:r w:rsidR="002767EC" w:rsidRPr="009A4919">
        <w:t xml:space="preserve"> </w:t>
      </w:r>
      <w:r w:rsidR="00531E35">
        <w:t>for</w:t>
      </w:r>
      <w:r w:rsidR="0014178D">
        <w:t xml:space="preserve"> </w:t>
      </w:r>
      <w:r w:rsidR="00271E75">
        <w:t xml:space="preserve">survival </w:t>
      </w:r>
      <w:r w:rsidR="0014178D">
        <w:t>deviations in</w:t>
      </w:r>
      <w:r w:rsidR="00AF72BC">
        <w:t xml:space="preserve"> </w:t>
      </w:r>
      <w:r w:rsidR="00D228C2">
        <w:t>WHAM</w:t>
      </w:r>
      <w:r w:rsidR="002767EC" w:rsidRPr="009A4919">
        <w:t xml:space="preserve">. </w:t>
      </w:r>
      <w:r w:rsidR="00DC26B1" w:rsidRPr="009A4919">
        <w:t xml:space="preserve">For simplicity, </w:t>
      </w:r>
      <w:r>
        <w:t>we</w:t>
      </w:r>
      <w:r w:rsidR="00DC26B1" w:rsidRPr="009A4919">
        <w:t xml:space="preserve"> only considered the first-order aut</w:t>
      </w:r>
      <w:r w:rsidR="00CD4530">
        <w:t xml:space="preserve">ocorrelation structure that </w:t>
      </w:r>
      <w:r w:rsidR="001829AC">
        <w:t xml:space="preserve">has been </w:t>
      </w:r>
      <w:r w:rsidR="00DC26B1" w:rsidRPr="009A4919">
        <w:t xml:space="preserve">widely used in previous studies </w:t>
      </w:r>
      <w:r w:rsidR="00450312" w:rsidRPr="009A4919">
        <w:fldChar w:fldCharType="begin"/>
      </w:r>
      <w:r w:rsidR="008B06BB">
        <w:instrText xml:space="preserve"> ADDIN EN.CITE &lt;EndNote&gt;&lt;Cite&gt;&lt;Author&gt;Nielsen&lt;/Author&gt;&lt;Year&gt;2014&lt;/Year&gt;&lt;RecNum&gt;135&lt;/RecNum&gt;&lt;DisplayText&gt;(Cadigan 2015; 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Cite&gt;&lt;Author&gt;Cadigan&lt;/Author&gt;&lt;Year&gt;2015&lt;/Year&gt;&lt;RecNum&gt;161&lt;/RecNum&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8B06BB">
        <w:rPr>
          <w:noProof/>
        </w:rPr>
        <w:t>(Cadigan 201</w:t>
      </w:r>
      <w:r w:rsidR="00882D03">
        <w:rPr>
          <w:noProof/>
        </w:rPr>
        <w:t>6</w:t>
      </w:r>
      <w:r w:rsidR="008B06BB">
        <w:rPr>
          <w:noProof/>
        </w:rPr>
        <w:t>; Nielsen and Berg 2014)</w:t>
      </w:r>
      <w:r w:rsidR="00450312" w:rsidRPr="009A4919">
        <w:fldChar w:fldCharType="end"/>
      </w:r>
      <w:r w:rsidR="00136A89" w:rsidRPr="009A4919">
        <w:t>.</w:t>
      </w:r>
      <w:r>
        <w:t xml:space="preserve"> </w:t>
      </w:r>
      <w:r w:rsidR="00860DE0">
        <w:t xml:space="preserve">In </w:t>
      </w:r>
      <w:r w:rsidR="00D228C2">
        <w:t>WHAM</w:t>
      </w:r>
      <w:r w:rsidR="002767EC" w:rsidRPr="009A4919">
        <w:t xml:space="preserve">, the </w:t>
      </w:r>
      <w:r w:rsidR="00A26B92">
        <w:t xml:space="preserve">stochastic </w:t>
      </w:r>
      <w:r w:rsidR="002767EC" w:rsidRPr="009A4919">
        <w:t xml:space="preserve">survival </w:t>
      </w:r>
      <w:r w:rsidR="00020BC5">
        <w:rPr>
          <w:lang w:eastAsia="zh-CN"/>
        </w:rPr>
        <w:t>deviation</w:t>
      </w:r>
      <w:r w:rsidR="00D228C2">
        <w:rPr>
          <w:lang w:eastAsia="zh-CN"/>
        </w:rPr>
        <w:t xml:space="preserve">s,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D228C2">
        <w:t>,</w:t>
      </w:r>
      <w:r w:rsidR="00D228C2">
        <w:rPr>
          <w:lang w:eastAsia="zh-CN"/>
        </w:rPr>
        <w:t xml:space="preserve"> </w:t>
      </w:r>
      <w:r w:rsidR="00A447E0">
        <w:t>for</w:t>
      </w:r>
      <w:r w:rsidR="002767EC" w:rsidRPr="009A4919">
        <w:t xml:space="preserve"> age </w:t>
      </w:r>
      <m:oMath>
        <m:r>
          <w:rPr>
            <w:rFonts w:ascii="Cambria Math" w:hAnsi="Cambria Math"/>
          </w:rPr>
          <m:t>a</m:t>
        </m:r>
      </m:oMath>
      <w:r w:rsidR="002767EC" w:rsidRPr="009A4919">
        <w:t xml:space="preserve"> and year </w:t>
      </w:r>
      <w:r w:rsidR="001B14B5">
        <w:rPr>
          <w:i/>
        </w:rPr>
        <w:t>y</w:t>
      </w:r>
      <w:r w:rsidR="00D228C2">
        <w:rPr>
          <w:i/>
        </w:rPr>
        <w:t xml:space="preserve"> </w:t>
      </w:r>
      <w:r w:rsidR="00D228C2">
        <w:t>(</w:t>
      </w:r>
      <m:oMath>
        <m:r>
          <m:rPr>
            <m:sty m:val="p"/>
          </m:rPr>
          <w:rPr>
            <w:rFonts w:ascii="Cambria Math" w:hAnsi="Cambria Math"/>
          </w:rPr>
          <m:t>0</m:t>
        </m:r>
        <m:r>
          <w:rPr>
            <w:rFonts w:ascii="Cambria Math" w:hAnsi="Cambria Math"/>
          </w:rPr>
          <m:t>&lt;y&lt;Y</m:t>
        </m:r>
      </m:oMath>
      <w:r w:rsidR="00D228C2">
        <w:t>)</w:t>
      </w:r>
      <w:r w:rsidR="00D228C2" w:rsidRPr="009A4919">
        <w:t xml:space="preserve"> </w:t>
      </w:r>
      <w:r w:rsidR="00840CAE">
        <w:t xml:space="preserve">can be calculated by rewriting </w:t>
      </w:r>
      <w:r w:rsidR="00860DE0">
        <w:t xml:space="preserve">the </w:t>
      </w:r>
      <w:r w:rsidR="007C7F99" w:rsidRPr="009A4919">
        <w:t>stock equations</w:t>
      </w:r>
      <w:r w:rsidR="00CD4530">
        <w:t>:</w:t>
      </w:r>
    </w:p>
    <w:p w14:paraId="2917B436" w14:textId="24A2ED52" w:rsidR="00AA3D54" w:rsidRDefault="00A447E0" w:rsidP="00C23217">
      <w:pPr>
        <w:pStyle w:val="Chapterheading0"/>
        <w:spacing w:after="0"/>
        <w:jc w:val="left"/>
      </w:pPr>
      <m:oMathPara>
        <m:oMath>
          <m:r>
            <m:rPr>
              <m:sty m:val="p"/>
            </m:rPr>
            <w:rPr>
              <w:rFonts w:ascii="Cambria Math" w:hAnsi="Cambria Math"/>
            </w:rPr>
            <m:t>log</m:t>
          </m:r>
          <m:sSub>
            <m:sSubPr>
              <m:ctrlPr>
                <w:rPr>
                  <w:rFonts w:ascii="Cambria Math" w:hAnsi="Cambria Math"/>
                  <w:i/>
                </w:rPr>
              </m:ctrlPr>
            </m:sSubPr>
            <m:e>
              <m:r>
                <m:rPr>
                  <m:sty m:val="p"/>
                </m:rPr>
                <w:rPr>
                  <w:rFonts w:ascii="Cambria Math" w:hAnsi="Cambria Math"/>
                </w:rPr>
                <m:t>(</m:t>
              </m:r>
              <m:r>
                <w:rPr>
                  <w:rFonts w:ascii="Cambria Math" w:hAnsi="Cambria Math"/>
                </w:rPr>
                <m:t>N</m:t>
              </m:r>
            </m:e>
            <m:sub>
              <m:r>
                <w:rPr>
                  <w:rFonts w:ascii="Cambria Math" w:hAnsi="Cambria Math"/>
                </w:rPr>
                <m:t>a,y</m:t>
              </m:r>
            </m:sub>
          </m:sSub>
          <m:r>
            <m:rPr>
              <m:sty m:val="p"/>
            </m:rPr>
            <w:rPr>
              <w:rFonts w:ascii="Cambria Math" w:hAnsi="Cambria Math"/>
            </w:rPr>
            <m:t>)</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log</m:t>
                  </m:r>
                  <m:d>
                    <m:dPr>
                      <m:ctrlPr>
                        <w:rPr>
                          <w:rFonts w:ascii="Cambria Math" w:hAnsi="Cambria Math"/>
                        </w:rPr>
                      </m:ctrlPr>
                    </m:dPr>
                    <m:e>
                      <w:bookmarkStart w:id="18" w:name="OLE_LINK9"/>
                      <w:bookmarkStart w:id="19" w:name="OLE_LINK12"/>
                      <m:r>
                        <w:rPr>
                          <w:rFonts w:ascii="Cambria Math" w:hAnsi="Cambria Math"/>
                        </w:rPr>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w:bookmarkEnd w:id="18"/>
                      <w:bookmarkEnd w:id="19"/>
                    </m:e>
                  </m:d>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a=1</m:t>
                  </m:r>
                </m:e>
                <m:e>
                  <m:sSub>
                    <m:sSubPr>
                      <m:ctrlPr>
                        <w:rPr>
                          <w:rFonts w:ascii="Cambria Math" w:hAnsi="Cambria Math"/>
                        </w:rPr>
                      </m:ctrlPr>
                    </m:sSub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e>
                          </m:d>
                        </m:e>
                      </m:func>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1&lt;a&lt;A</m:t>
                  </m:r>
                  <m:ctrlPr>
                    <w:rPr>
                      <w:rFonts w:ascii="Cambria Math" w:eastAsia="Cambria Math" w:hAnsi="Cambria Math" w:cs="Cambria Math"/>
                      <w:i/>
                    </w:rPr>
                  </m:ctrlPr>
                </m:e>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sup>
                          </m:sSup>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m:t>
                                  </m:r>
                                  <m:r>
                                    <m:rPr>
                                      <m:sty m:val="p"/>
                                    </m:rPr>
                                    <w:rPr>
                                      <w:rFonts w:ascii="Cambria Math" w:hAnsi="Cambria Math"/>
                                    </w:rPr>
                                    <m:t>,</m:t>
                                  </m:r>
                                  <m:r>
                                    <w:rPr>
                                      <w:rFonts w:ascii="Cambria Math" w:hAnsi="Cambria Math"/>
                                    </w:rPr>
                                    <m:t>y-1</m:t>
                                  </m:r>
                                </m:sub>
                              </m:sSub>
                            </m:sup>
                          </m:sSup>
                        </m:e>
                      </m:d>
                    </m:e>
                  </m:func>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a=A</m:t>
                  </m:r>
                </m:e>
              </m:eqArr>
              <m:r>
                <w:rPr>
                  <w:rFonts w:ascii="Cambria Math" w:hAnsi="Cambria Math"/>
                </w:rPr>
                <m:t xml:space="preserve">   (1)</m:t>
              </m:r>
            </m:e>
          </m:d>
        </m:oMath>
      </m:oMathPara>
    </w:p>
    <w:p w14:paraId="0D693C35" w14:textId="2CBA329F" w:rsidR="002972FB" w:rsidRDefault="002767EC" w:rsidP="00C23217">
      <w:pPr>
        <w:pStyle w:val="Chapterheading0"/>
        <w:spacing w:after="0"/>
        <w:jc w:val="left"/>
      </w:pPr>
      <w:commentRangeStart w:id="20"/>
      <w:r w:rsidRPr="009A4919">
        <w:t>where</w:t>
      </w:r>
      <w:commentRangeEnd w:id="20"/>
      <w:r w:rsidR="00404A89">
        <w:rPr>
          <w:rStyle w:val="CommentReference"/>
          <w:rFonts w:eastAsiaTheme="minorEastAsia"/>
          <w:lang w:eastAsia="zh-CN"/>
        </w:rPr>
        <w:commentReference w:id="20"/>
      </w:r>
      <w:r w:rsidRPr="009A4919">
        <w:t xml:space="preserve"> </w:t>
      </w:r>
      <m:oMath>
        <m:r>
          <w:rPr>
            <w:rFonts w:ascii="Cambria Math" w:hAnsi="Cambria Math"/>
          </w:rPr>
          <m:t>N</m:t>
        </m:r>
      </m:oMath>
      <w:r w:rsidRPr="009A4919">
        <w:t xml:space="preserve"> represents </w:t>
      </w:r>
      <w:r w:rsidR="00D228C2">
        <w:t>numbers</w:t>
      </w:r>
      <w:r w:rsidR="005800C3">
        <w:t xml:space="preserve"> at age </w:t>
      </w:r>
      <w:r w:rsidRPr="009A4919">
        <w:t xml:space="preserve">and </w:t>
      </w:r>
      <m:oMath>
        <m:r>
          <w:rPr>
            <w:rFonts w:ascii="Cambria Math" w:hAnsi="Cambria Math"/>
          </w:rPr>
          <m:t>g</m:t>
        </m:r>
      </m:oMath>
      <w:r w:rsidR="008A79F9">
        <w:t xml:space="preserve"> is </w:t>
      </w:r>
      <w:r w:rsidR="007C6747">
        <w:t xml:space="preserve">the </w:t>
      </w:r>
      <w:r w:rsidR="008A79F9">
        <w:t>stock-recruit function</w:t>
      </w:r>
      <w:r w:rsidR="007C6747">
        <w:t xml:space="preserve"> in which an environmental time series (</w:t>
      </w:r>
      <m:oMath>
        <m:r>
          <w:rPr>
            <w:rFonts w:ascii="Cambria Math" w:hAnsi="Cambria Math"/>
          </w:rPr>
          <m:t>x</m:t>
        </m:r>
      </m:oMath>
      <w:r w:rsidR="007C6747">
        <w:t xml:space="preserve">) can be incorporated </w:t>
      </w:r>
      <w:r w:rsidR="005D04FE">
        <w:t>as a covaria</w:t>
      </w:r>
      <w:r w:rsidR="007C6747">
        <w:t>te</w:t>
      </w:r>
      <w:r w:rsidR="008A79F9">
        <w:t>.</w:t>
      </w:r>
      <w:r w:rsidRPr="009A4919">
        <w:t xml:space="preserve"> </w:t>
      </w:r>
      <m:oMath>
        <m:r>
          <w:rPr>
            <w:rFonts w:ascii="Cambria Math" w:hAnsi="Cambria Math"/>
          </w:rPr>
          <m:t>Y</m:t>
        </m:r>
      </m:oMath>
      <w:r w:rsidR="00626AA7">
        <w:t xml:space="preserve"> is the total number of observation </w:t>
      </w:r>
      <w:commentRangeStart w:id="21"/>
      <w:r w:rsidR="00626AA7">
        <w:t xml:space="preserve">and </w:t>
      </w:r>
      <w:commentRangeEnd w:id="21"/>
      <w:r w:rsidR="00404A89">
        <w:rPr>
          <w:rStyle w:val="CommentReference"/>
          <w:rFonts w:eastAsiaTheme="minorEastAsia"/>
          <w:lang w:eastAsia="zh-CN"/>
        </w:rPr>
        <w:commentReference w:id="21"/>
      </w:r>
      <w:r w:rsidR="00626AA7">
        <w:t xml:space="preserve">prediction years and </w:t>
      </w:r>
      <m:oMath>
        <m:r>
          <w:rPr>
            <w:rFonts w:ascii="Cambria Math" w:hAnsi="Cambria Math"/>
          </w:rPr>
          <m:t>A</m:t>
        </m:r>
      </m:oMath>
      <w:r w:rsidR="00626AA7">
        <w:t xml:space="preserve"> represents the plus</w:t>
      </w:r>
      <w:r w:rsidR="008977B5">
        <w:t>-</w:t>
      </w:r>
      <w:proofErr w:type="gramStart"/>
      <w:r w:rsidR="00626AA7">
        <w:t>group.</w:t>
      </w:r>
      <w:proofErr w:type="gramEnd"/>
      <w:r w:rsidR="00626AA7">
        <w:t xml:space="preserve"> </w:t>
      </w:r>
      <w:r w:rsidR="00A26B92">
        <w:t>This state-space model is uniq</w:t>
      </w:r>
      <w:r w:rsidR="00CD4530">
        <w:t>ue in its ability of incorporating</w:t>
      </w:r>
      <w:r w:rsidR="00A26B92">
        <w:t xml:space="preserve"> the stochastic change</w:t>
      </w:r>
      <w:r w:rsidR="00A9183D">
        <w:t xml:space="preserve"> of the environmental covariate</w:t>
      </w:r>
      <w:r w:rsidR="004C022D">
        <w:t xml:space="preserve"> </w:t>
      </w:r>
      <w:r w:rsidR="00A26B92">
        <w:t xml:space="preserve">over time, uncertainty in associated observations, and its effect on recruitment as a covariate in the stock-recruit function </w:t>
      </w:r>
      <w:r w:rsidR="00450312">
        <w:fldChar w:fldCharType="begin"/>
      </w:r>
      <w:r w:rsidR="00A26B92">
        <w:instrText xml:space="preserve"> ADDIN EN.CITE &lt;EndNote&gt;&lt;Cite&gt;&lt;Author&gt;Miller&lt;/Author&gt;&lt;Year&gt;2016&lt;/Year&gt;&lt;RecNum&gt;163&lt;/RecNum&gt;&lt;DisplayText&gt;(Miller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fldChar w:fldCharType="separate"/>
      </w:r>
      <w:r w:rsidR="00A26B92">
        <w:rPr>
          <w:noProof/>
        </w:rPr>
        <w:t>(Miller et al. 2016</w:t>
      </w:r>
      <w:r w:rsidR="00626AA7">
        <w:rPr>
          <w:noProof/>
        </w:rPr>
        <w:t>;</w:t>
      </w:r>
      <w:r w:rsidR="0094034C">
        <w:rPr>
          <w:noProof/>
        </w:rPr>
        <w:t xml:space="preserve"> Stock and Miller, this issue</w:t>
      </w:r>
      <w:r w:rsidR="00A26B92">
        <w:rPr>
          <w:noProof/>
        </w:rPr>
        <w:t>)</w:t>
      </w:r>
      <w:r w:rsidR="00450312">
        <w:fldChar w:fldCharType="end"/>
      </w:r>
      <w:r w:rsidR="00A26B92">
        <w:t xml:space="preserve">. </w:t>
      </w:r>
      <w:r w:rsidR="00095C2A" w:rsidRPr="009A4919">
        <w:t>Stric</w:t>
      </w:r>
      <w:r w:rsidR="007C168E" w:rsidRPr="009A4919">
        <w:t xml:space="preserve">tly speaking, </w:t>
      </w:r>
      <w:r w:rsidR="00840CAE" w:rsidRPr="009A4919">
        <w:t xml:space="preserve">the survival </w:t>
      </w:r>
      <w:r w:rsidR="00840CAE">
        <w:rPr>
          <w:lang w:eastAsia="zh-CN"/>
        </w:rPr>
        <w:t>deviation</w:t>
      </w:r>
      <w:r w:rsidR="00B6094B">
        <w:rPr>
          <w:lang w:eastAsia="zh-CN"/>
        </w:rPr>
        <w:t xml:space="preserve"> term</w:t>
      </w:r>
      <w:r w:rsidR="005E7077">
        <w:t xml:space="preserve"> </w:t>
      </w:r>
      <w:r w:rsidR="005E7077">
        <w:rPr>
          <w:rFonts w:hint="eastAsia"/>
          <w:lang w:eastAsia="zh-CN"/>
        </w:rPr>
        <w:t>(</w:t>
      </w:r>
      <m:oMath>
        <m:r>
          <w:rPr>
            <w:rFonts w:ascii="Cambria Math" w:hAnsi="Cambria Math"/>
          </w:rPr>
          <m:t>ε</m:t>
        </m:r>
      </m:oMath>
      <w:r w:rsidR="005E7077">
        <w:t>)</w:t>
      </w:r>
      <w:r w:rsidR="00020BC5">
        <w:t xml:space="preserve"> </w:t>
      </w:r>
      <w:r w:rsidR="00095C2A" w:rsidRPr="009A4919">
        <w:t xml:space="preserve">stands for </w:t>
      </w:r>
      <w:r w:rsidR="005E77BF" w:rsidRPr="009A4919">
        <w:t xml:space="preserve">population </w:t>
      </w:r>
      <w:r w:rsidR="00095C2A" w:rsidRPr="009A4919">
        <w:t xml:space="preserve">migration </w:t>
      </w:r>
      <w:r w:rsidR="00A26B92">
        <w:t xml:space="preserve">into or out of the stock </w:t>
      </w:r>
      <w:r w:rsidR="000A1351">
        <w:t xml:space="preserve">because it does not </w:t>
      </w:r>
      <w:r w:rsidR="00150B98">
        <w:t>alter</w:t>
      </w:r>
      <w:r w:rsidR="000A1351">
        <w:t xml:space="preserve"> either </w:t>
      </w:r>
      <w:r w:rsidR="00150B98">
        <w:t xml:space="preserve">the </w:t>
      </w:r>
      <w:r w:rsidR="000A1351" w:rsidRPr="000A1351">
        <w:rPr>
          <w:i/>
        </w:rPr>
        <w:t>M</w:t>
      </w:r>
      <w:r w:rsidR="000A1351">
        <w:t xml:space="preserve"> or </w:t>
      </w:r>
      <w:r w:rsidR="00150B98">
        <w:rPr>
          <w:i/>
        </w:rPr>
        <w:t>F</w:t>
      </w:r>
      <w:r w:rsidR="000A1351">
        <w:t xml:space="preserve"> </w:t>
      </w:r>
      <w:r w:rsidR="000426C1">
        <w:t xml:space="preserve">in the Baranov catch equation </w:t>
      </w:r>
      <w:r w:rsidR="00450312" w:rsidRPr="009A4919">
        <w:fldChar w:fldCharType="begin"/>
      </w:r>
      <w:r w:rsidR="008B06BB">
        <w:instrText xml:space="preserve"> ADDIN EN.CITE &lt;EndNote&gt;&lt;Cite&gt;&lt;Author&gt;Gudmundsson&lt;/Author&gt;&lt;Year&gt;2012&lt;/Year&gt;&lt;RecNum&gt;226&lt;/RecNum&gt;&lt;DisplayText&gt;(Gudmundsson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8B06BB">
        <w:rPr>
          <w:noProof/>
        </w:rPr>
        <w:t>(Gudmundsson and Gunnlaugsson 2012)</w:t>
      </w:r>
      <w:r w:rsidR="00450312" w:rsidRPr="009A4919">
        <w:fldChar w:fldCharType="end"/>
      </w:r>
      <w:r w:rsidR="00703ABC">
        <w:t xml:space="preserve">, and in fact realized “survival” can be greater than one (i.e.,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&gt;</m:t>
        </m:r>
        <m:sSub>
          <m:sSubPr>
            <m:ctrlPr>
              <w:rPr>
                <w:rFonts w:ascii="Cambria Math" w:hAnsi="Cambria Math"/>
                <w:i/>
              </w:rPr>
            </m:ctrlPr>
          </m:sSubPr>
          <m:e>
            <m:r>
              <w:rPr>
                <w:rFonts w:ascii="Cambria Math" w:hAnsi="Cambria Math"/>
              </w:rPr>
              <m:t>N</m:t>
            </m:r>
          </m:e>
          <m:sub>
            <m:r>
              <w:rPr>
                <w:rFonts w:ascii="Cambria Math" w:hAnsi="Cambria Math"/>
              </w:rPr>
              <m:t>a-1,y-1</m:t>
            </m:r>
          </m:sub>
        </m:sSub>
      </m:oMath>
      <w:r w:rsidR="00703ABC">
        <w:t xml:space="preserve"> whenever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&gt;</m:t>
        </m:r>
        <m:sSub>
          <m:sSubPr>
            <m:ctrlPr>
              <w:rPr>
                <w:rFonts w:ascii="Cambria Math" w:hAnsi="Cambria Math"/>
              </w:rPr>
            </m:ctrlPr>
          </m:sSubPr>
          <m:e>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oMath>
      <w:r w:rsidR="00703ABC">
        <w:t>)</w:t>
      </w:r>
      <w:r w:rsidR="00095C2A" w:rsidRPr="009A4919">
        <w:t>.</w:t>
      </w:r>
      <w:r w:rsidR="007C7F99" w:rsidRPr="009A4919">
        <w:t xml:space="preserve"> </w:t>
      </w:r>
      <w:r w:rsidR="007C168E" w:rsidRPr="009A4919">
        <w:t xml:space="preserve">Indeed, population mixing between adjacent yellowtail flounder stocks </w:t>
      </w:r>
      <w:r w:rsidR="00C154B0">
        <w:t>has been</w:t>
      </w:r>
      <w:r w:rsidR="007C168E" w:rsidRPr="009A4919">
        <w:t xml:space="preserve"> observed in tagging studies, but the extent </w:t>
      </w:r>
      <w:r w:rsidR="00271E75">
        <w:t>of which</w:t>
      </w:r>
      <w:r w:rsidR="007C168E" w:rsidRPr="009A4919">
        <w:t xml:space="preserve"> </w:t>
      </w:r>
      <w:r w:rsidR="008E2687">
        <w:t>was</w:t>
      </w:r>
      <w:r w:rsidR="00CD4530">
        <w:t xml:space="preserve"> </w:t>
      </w:r>
      <w:r w:rsidR="00271E75">
        <w:t xml:space="preserve">not </w:t>
      </w:r>
      <w:r w:rsidR="0048432D">
        <w:t xml:space="preserve">large </w:t>
      </w:r>
      <w:r w:rsidR="00271E75">
        <w:t xml:space="preserve">enough to </w:t>
      </w:r>
      <w:r w:rsidR="00C154B0">
        <w:t xml:space="preserve">significantly </w:t>
      </w:r>
      <w:r w:rsidR="00271E75">
        <w:t>affect</w:t>
      </w:r>
      <w:r w:rsidR="007C168E" w:rsidRPr="009A4919">
        <w:t xml:space="preserve"> the population dynamics of each individual stock, including the depleted SNEMA stock </w:t>
      </w:r>
      <w:r w:rsidR="00450312" w:rsidRPr="009A4919">
        <w:fldChar w:fldCharType="begin"/>
      </w:r>
      <w:r w:rsidR="004E092F">
        <w:instrText xml:space="preserve"> ADDIN EN.CITE &lt;EndNote&gt;&lt;Cite&gt;&lt;Author&gt;Cadrin&lt;/Author&gt;&lt;Year&gt;2003&lt;/Year&gt;&lt;RecNum&gt;143&lt;/RecNum&gt;&lt;DisplayText&gt;(Cadrin 2003; Goethel et al. 2015)&lt;/DisplayText&gt;&lt;record&gt;&lt;rec-number&gt;143&lt;/rec-number&gt;&lt;foreign-keys&gt;&lt;key app="EN" db-id="sfrdfvtvbdax5de2svmvr9smwwas0vts2999" timestamp="1446737695"&gt;143&lt;/key&gt;&lt;/foreign-keys&gt;&lt;ref-type name="Journal Article"&gt;17&lt;/ref-type&gt;&lt;contributors&gt;&lt;authors&gt;&lt;author&gt;Cadrin, Steven Xavier&lt;/author&gt;&lt;/authors&gt;&lt;/contributors&gt;&lt;titles&gt;&lt;title&gt;Stock structure of yellowtail flounder off the northeastern United States&lt;/title&gt;&lt;/titles&gt;&lt;dates&gt;&lt;year&gt;2003&lt;/year&gt;&lt;/dates&gt;&lt;urls&gt;&lt;/urls&gt;&lt;/record&gt;&lt;/Cite&gt;&lt;Cite&gt;&lt;Author&gt;Goethel&lt;/Author&gt;&lt;Year&gt;2015&lt;/Year&gt;&lt;RecNum&gt;153&lt;/RecNum&gt;&lt;record&gt;&lt;rec-number&gt;153&lt;/rec-number&gt;&lt;foreign-keys&gt;&lt;key app="EN" db-id="sfrdfvtvbdax5de2svmvr9smwwas0vts2999" timestamp="1472567044"&gt;153&lt;/key&gt;&lt;key app="ENWeb" db-id=""&gt;0&lt;/key&gt;&lt;/foreign-keys&gt;&lt;ref-type name="Journal Article"&gt;17&lt;/ref-type&gt;&lt;contributors&gt;&lt;authors&gt;&lt;author&gt;Goethel, Daniel R&lt;/author&gt;&lt;author&gt;Legault, Christopher M&lt;/author&gt;&lt;author&gt;Cadrin, Steven X&lt;/author&gt;&lt;/authors&gt;&lt;/contributors&gt;&lt;titles&gt;&lt;title&gt;Demonstration of a spatially explicit, tag-integrated stock assessment model with application to three interconnected stocks of yellowtail flounder off of New England&lt;/title&gt;&lt;secondary-title&gt;ICES Journal of Marine Science: Journal du Conseil&lt;/secondary-title&gt;&lt;/titles&gt;&lt;periodical&gt;&lt;full-title&gt;ICES Journal of Marine Science: Journal du Conseil&lt;/full-title&gt;&lt;/periodical&gt;&lt;pages&gt;164-177&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(Cadrin 2003; Goethel et al. 2015)</w:t>
      </w:r>
      <w:r w:rsidR="00450312" w:rsidRPr="009A4919">
        <w:fldChar w:fldCharType="end"/>
      </w:r>
      <w:r w:rsidR="007C168E" w:rsidRPr="009A4919">
        <w:t>.</w:t>
      </w:r>
      <w:r w:rsidR="005E77BF" w:rsidRPr="009A4919">
        <w:t xml:space="preserve"> </w:t>
      </w:r>
      <w:r w:rsidR="00450312" w:rsidRPr="009A4919">
        <w:fldChar w:fldCharType="begin"/>
      </w:r>
      <w:r w:rsidR="00020BC5">
        <w:instrText xml:space="preserve"> ADDIN EN.CITE &lt;EndNote&gt;&lt;Cite AuthorYear="1"&gt;&lt;Author&gt;Gudmundsson&lt;/Author&gt;&lt;Year&gt;2012&lt;/Year&gt;&lt;RecNum&gt;226&lt;/RecNum&gt;&lt;DisplayText&gt;Gudmundsson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020BC5">
        <w:t>Gudmundsson and Gunnlaugsson (2012)</w:t>
      </w:r>
      <w:r w:rsidR="00450312" w:rsidRPr="009A4919">
        <w:fldChar w:fldCharType="end"/>
      </w:r>
      <w:r w:rsidR="00020BC5">
        <w:t xml:space="preserve"> claimed that </w:t>
      </w:r>
      <w:r w:rsidR="005E77BF" w:rsidRPr="009A4919">
        <w:t>t</w:t>
      </w:r>
      <w:r w:rsidR="00020BC5">
        <w:t>he survival deviation term</w:t>
      </w:r>
      <w:r w:rsidR="005E77BF" w:rsidRPr="009A4919">
        <w:t xml:space="preserve"> </w:t>
      </w:r>
      <w:r w:rsidR="005E77BF" w:rsidRPr="009A4919">
        <w:lastRenderedPageBreak/>
        <w:t xml:space="preserve">can also be </w:t>
      </w:r>
      <w:r w:rsidR="00626AA7">
        <w:t>interpreted as “irregular natural mortality”</w:t>
      </w:r>
      <w:r w:rsidR="002150A0">
        <w:t>,</w:t>
      </w:r>
      <w:r w:rsidR="00A26B92">
        <w:t xml:space="preserve"> </w:t>
      </w:r>
      <w:r w:rsidR="00703ABC">
        <w:t xml:space="preserve">because </w:t>
      </w:r>
      <m:oMath>
        <m:r>
          <w:rPr>
            <w:rFonts w:ascii="Cambria Math" w:hAnsi="Cambria Math"/>
          </w:rPr>
          <m:t>M</m:t>
        </m:r>
      </m:oMath>
      <w:r w:rsidR="007C7F99" w:rsidRPr="009A4919">
        <w:t xml:space="preserve"> </w:t>
      </w:r>
      <w:r w:rsidR="00254AF8">
        <w:t>impact</w:t>
      </w:r>
      <w:r w:rsidR="00703ABC">
        <w:t>s</w:t>
      </w:r>
      <w:r w:rsidR="00C154B0">
        <w:t xml:space="preserve"> population dynamics </w:t>
      </w:r>
      <w:r w:rsidR="00254AF8">
        <w:t xml:space="preserve">primarily </w:t>
      </w:r>
      <w:r w:rsidR="00C154B0">
        <w:t>through</w:t>
      </w:r>
      <w:r w:rsidR="007C7F99" w:rsidRPr="009A4919">
        <w:t xml:space="preserve"> stock </w:t>
      </w:r>
      <w:r w:rsidR="00B6094B">
        <w:t>equations</w:t>
      </w:r>
      <w:r w:rsidR="00254AF8">
        <w:t xml:space="preserve">. </w:t>
      </w:r>
      <w:proofErr w:type="spellStart"/>
      <w:r w:rsidR="00FE2CEE">
        <w:t>Cadigan</w:t>
      </w:r>
      <w:proofErr w:type="spellEnd"/>
      <w:r w:rsidR="00FE2CEE">
        <w:t xml:space="preserve"> (2016) and Aldrin et al. (2020) follow this interpretation. </w:t>
      </w:r>
      <w:r w:rsidR="00BD2F49">
        <w:t>In fact, this survival deviation</w:t>
      </w:r>
      <w:r w:rsidR="008E2687">
        <w:t xml:space="preserve"> </w:t>
      </w:r>
      <w:r w:rsidR="00BD2F49">
        <w:t>term can also be caused by</w:t>
      </w:r>
      <w:r w:rsidR="00020BC5" w:rsidRPr="00020BC5">
        <w:t xml:space="preserve"> deviations in fishing mortality or more generally deviations from the Baranov</w:t>
      </w:r>
      <w:r w:rsidR="005E604A">
        <w:t xml:space="preserve"> </w:t>
      </w:r>
      <w:r w:rsidR="00B6094B">
        <w:t>catch equation</w:t>
      </w:r>
      <w:r w:rsidR="00020BC5" w:rsidRPr="00020BC5">
        <w:t>.</w:t>
      </w:r>
    </w:p>
    <w:p w14:paraId="193786C3" w14:textId="4B7AA848" w:rsidR="002767EC" w:rsidRPr="00B00FC6" w:rsidRDefault="002972FB" w:rsidP="00C23217">
      <w:pPr>
        <w:pStyle w:val="Chapterheading0"/>
        <w:spacing w:after="0"/>
        <w:jc w:val="left"/>
      </w:pPr>
      <w:r>
        <w:tab/>
      </w:r>
      <w:r w:rsidR="00450312" w:rsidRPr="009A4919">
        <w:fldChar w:fldCharType="begin"/>
      </w:r>
      <w:r w:rsidR="004E092F">
        <w:instrText xml:space="preserve"> ADDIN EN.CITE &lt;EndNote&gt;&lt;Cite AuthorYear="1"&gt;&lt;Author&gt;Miller&lt;/Author&gt;&lt;Year&gt;2016&lt;/Year&gt;&lt;RecNum&gt;163&lt;/RecNum&gt;&lt;DisplayText&gt;Miller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rsidRPr="009A4919">
        <w:fldChar w:fldCharType="separate"/>
      </w:r>
      <w:r w:rsidR="004E092F">
        <w:rPr>
          <w:noProof/>
        </w:rPr>
        <w:t>Miller et al. (2016)</w:t>
      </w:r>
      <w:r w:rsidR="00450312" w:rsidRPr="009A4919">
        <w:fldChar w:fldCharType="end"/>
      </w:r>
      <w:r w:rsidR="002767EC" w:rsidRPr="009A4919">
        <w:t xml:space="preserve"> </w:t>
      </w:r>
      <w:r w:rsidR="00FE2CEE">
        <w:t xml:space="preserve">and Nielsen and Berg (2014) </w:t>
      </w:r>
      <w:r w:rsidR="002767EC" w:rsidRPr="009A4919">
        <w:t xml:space="preserve">assumed that survival </w:t>
      </w:r>
      <w:r w:rsidR="00020BC5">
        <w:t>deviations</w:t>
      </w:r>
      <w:r w:rsidR="00DC26B1" w:rsidRPr="009A4919">
        <w:t xml:space="preserve"> are </w:t>
      </w:r>
      <w:r w:rsidR="002767EC" w:rsidRPr="009A4919">
        <w:rPr>
          <w:lang w:eastAsia="zh-CN"/>
        </w:rPr>
        <w:t xml:space="preserve">independent </w:t>
      </w:r>
      <w:r w:rsidR="00254AF8">
        <w:rPr>
          <w:lang w:eastAsia="zh-CN"/>
        </w:rPr>
        <w:t xml:space="preserve">of age and time </w:t>
      </w:r>
      <w:r w:rsidR="00095C2A" w:rsidRPr="009A4919">
        <w:rPr>
          <w:lang w:eastAsia="zh-CN"/>
        </w:rPr>
        <w:t xml:space="preserve">and </w:t>
      </w:r>
      <w:r w:rsidR="002767EC" w:rsidRPr="009A4919">
        <w:rPr>
          <w:lang w:eastAsia="zh-CN"/>
        </w:rPr>
        <w:t>normal</w:t>
      </w:r>
      <w:r w:rsidR="00DC26B1" w:rsidRPr="009A4919">
        <w:rPr>
          <w:lang w:eastAsia="zh-CN"/>
        </w:rPr>
        <w:t>ly</w:t>
      </w:r>
      <w:r w:rsidR="0091173C">
        <w:rPr>
          <w:lang w:eastAsia="zh-CN"/>
        </w:rPr>
        <w:t xml:space="preserve"> distributed</w:t>
      </w:r>
      <w:r w:rsidR="00254AF8">
        <w:rPr>
          <w:lang w:eastAsia="zh-CN"/>
        </w:rPr>
        <w:t xml:space="preserve"> with zero mean</w:t>
      </w:r>
      <w:r w:rsidR="00C96343">
        <w:rPr>
          <w:lang w:eastAsia="zh-CN"/>
        </w:rPr>
        <w:t>s</w:t>
      </w:r>
      <w:r w:rsidR="0091173C">
        <w:rPr>
          <w:lang w:eastAsia="zh-CN"/>
        </w:rPr>
        <w:t>. In othe</w:t>
      </w:r>
      <w:r w:rsidR="00972B48">
        <w:rPr>
          <w:lang w:eastAsia="zh-CN"/>
        </w:rPr>
        <w:t xml:space="preserve">r words, for all </w:t>
      </w:r>
      <w:r w:rsidR="0048432D" w:rsidRPr="0048432D">
        <w:rPr>
          <w:i/>
          <w:lang w:eastAsia="zh-CN"/>
        </w:rPr>
        <w:t>a</w:t>
      </w:r>
      <w:r w:rsidR="00972B48">
        <w:rPr>
          <w:lang w:eastAsia="zh-CN"/>
        </w:rPr>
        <w:t xml:space="preserve"> and </w:t>
      </w:r>
      <w:r w:rsidR="0048432D" w:rsidRPr="0048432D">
        <w:rPr>
          <w:i/>
          <w:lang w:eastAsia="zh-CN"/>
        </w:rPr>
        <w:t>y</w:t>
      </w:r>
      <w:r w:rsidR="00B00FC6">
        <w:rPr>
          <w:lang w:eastAsia="zh-CN"/>
        </w:rPr>
        <w:t>:</w:t>
      </w:r>
    </w:p>
    <w:p w14:paraId="0239A196" w14:textId="59E8BF13" w:rsidR="002767EC" w:rsidRPr="009A4919" w:rsidRDefault="00D2073D" w:rsidP="00C23217">
      <w:pPr>
        <w:pStyle w:val="Chapterheading0"/>
        <w:spacing w:after="0"/>
        <w:jc w:val="center"/>
      </w:pP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2767EC" w:rsidRPr="009A4919">
        <w:t xml:space="preserve">   (</w:t>
      </w:r>
      <w:r w:rsidR="00D221D9">
        <w:t>2</w:t>
      </w:r>
      <w:r w:rsidR="002767EC" w:rsidRPr="009A4919">
        <w:t>)</w:t>
      </w:r>
    </w:p>
    <w:p w14:paraId="77F8BA8D" w14:textId="41CB0C68" w:rsidR="002767EC" w:rsidRPr="009A4919" w:rsidRDefault="00BA1DB5" w:rsidP="00C23217">
      <w:pPr>
        <w:pStyle w:val="Chapterheading0"/>
        <w:spacing w:after="0"/>
        <w:jc w:val="left"/>
      </w:pPr>
      <w:r>
        <w:t>where</w:t>
      </w:r>
      <w:r w:rsidR="005233EB">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5233EB">
        <w:t xml:space="preserve"> </w:t>
      </w:r>
      <w:r w:rsidR="00965D01">
        <w:rPr>
          <w:rFonts w:hint="eastAsia"/>
          <w:lang w:eastAsia="zh-CN"/>
        </w:rPr>
        <w:t>for</w:t>
      </w:r>
      <w:r w:rsidR="005E7077">
        <w:rPr>
          <w:lang w:eastAsia="zh-CN"/>
        </w:rPr>
        <w:t xml:space="preserve"> all ages</w:t>
      </w:r>
      <w:r w:rsidR="00965D01">
        <w:t xml:space="preserve"> </w:t>
      </w:r>
      <m:oMath>
        <m:r>
          <w:rPr>
            <w:rFonts w:ascii="Cambria Math" w:hAnsi="Cambria Math"/>
          </w:rPr>
          <m:t>a</m:t>
        </m:r>
        <m:r>
          <m:rPr>
            <m:sty m:val="p"/>
          </m:rPr>
          <w:rPr>
            <w:rFonts w:ascii="Cambria Math" w:hAnsi="Cambria Math"/>
          </w:rPr>
          <m:t>&gt;</m:t>
        </m:r>
        <m:r>
          <w:rPr>
            <w:rFonts w:ascii="Cambria Math" w:hAnsi="Cambria Math"/>
          </w:rPr>
          <m:t>1</m:t>
        </m:r>
      </m:oMath>
      <w:r w:rsidR="00965D01">
        <w:t xml:space="preserve"> </w:t>
      </w:r>
      <w:r w:rsidR="007255FE">
        <w:t xml:space="preserve">were assumed to be the </w:t>
      </w:r>
      <w:r w:rsidR="007255FE">
        <w:rPr>
          <w:rFonts w:hint="eastAsia"/>
          <w:lang w:eastAsia="zh-CN"/>
        </w:rPr>
        <w:t>same</w:t>
      </w:r>
      <w:r w:rsidR="005E7077">
        <w:rPr>
          <w:lang w:eastAsia="zh-CN"/>
        </w:rPr>
        <w:t xml:space="preserve"> but</w:t>
      </w:r>
      <w:r w:rsidR="00154595">
        <w:rPr>
          <w:lang w:eastAsia="zh-CN"/>
        </w:rPr>
        <w:t xml:space="preserve"> different from</w:t>
      </w:r>
      <w:r w:rsidR="00605302">
        <w:rPr>
          <w:lang w:eastAsia="zh-CN"/>
        </w:rPr>
        <w:t xml:space="preserve"> </w:t>
      </w:r>
      <w:r w:rsidR="00C23217">
        <w:rPr>
          <w:lang w:eastAsia="zh-CN"/>
        </w:rPr>
        <w:t xml:space="preserve">age </w:t>
      </w:r>
      <w:r w:rsidR="00C23217" w:rsidRPr="00C23217">
        <w:rPr>
          <w:i/>
          <w:iCs/>
          <w:lang w:eastAsia="zh-CN"/>
        </w:rPr>
        <w:t>a</w:t>
      </w:r>
      <w:r w:rsidR="00C23217">
        <w:rPr>
          <w:lang w:eastAsia="zh-CN"/>
        </w:rPr>
        <w:t xml:space="preserve"> = 1, i.e. recruitment, which we denote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A90400">
        <w:t xml:space="preserve">. </w:t>
      </w:r>
      <w:r w:rsidR="00FE2CEE">
        <w:t>This assumption rests o</w:t>
      </w:r>
      <w:r w:rsidR="00C96343">
        <w:t>n the fact that survival variation</w:t>
      </w:r>
      <w:r w:rsidR="00A90400">
        <w:t>s</w:t>
      </w:r>
      <w:r w:rsidR="00C96343">
        <w:t xml:space="preserve"> for young-of-the-year</w:t>
      </w:r>
      <w:r w:rsidR="00552D6D">
        <w:t xml:space="preserve"> (recruitment) </w:t>
      </w:r>
      <w:r w:rsidR="00A90400">
        <w:t>are</w:t>
      </w:r>
      <w:r w:rsidR="00CD4530">
        <w:t xml:space="preserve"> </w:t>
      </w:r>
      <w:r w:rsidR="00CD4530">
        <w:rPr>
          <w:rFonts w:hint="eastAsia"/>
          <w:lang w:eastAsia="zh-CN"/>
        </w:rPr>
        <w:t>genera</w:t>
      </w:r>
      <w:r w:rsidR="00CD4530">
        <w:t>lly</w:t>
      </w:r>
      <w:r w:rsidR="00C96343">
        <w:t xml:space="preserve"> large</w:t>
      </w:r>
      <w:r w:rsidR="00FE2CEE">
        <w:t xml:space="preserve">r than for </w:t>
      </w:r>
      <w:commentRangeStart w:id="22"/>
      <w:r w:rsidR="00FE2CEE">
        <w:t>other</w:t>
      </w:r>
      <w:commentRangeEnd w:id="22"/>
      <w:r w:rsidR="00404A89">
        <w:rPr>
          <w:rStyle w:val="CommentReference"/>
          <w:rFonts w:eastAsiaTheme="minorEastAsia"/>
          <w:lang w:eastAsia="zh-CN"/>
        </w:rPr>
        <w:commentReference w:id="22"/>
      </w:r>
      <w:r w:rsidR="00FE2CEE">
        <w:t xml:space="preserve"> ages</w:t>
      </w:r>
      <w:r w:rsidR="005233EB" w:rsidRPr="005233EB">
        <w:t xml:space="preserve">. </w:t>
      </w:r>
      <w:r w:rsidR="00FE2CEE">
        <w:t xml:space="preserve">Unlike </w:t>
      </w:r>
      <w:r w:rsidR="000629B6">
        <w:t>statistical catch-at-age models</w:t>
      </w:r>
      <w:r w:rsidR="00FE2CEE">
        <w:t>,</w:t>
      </w:r>
      <w:del w:id="23" w:author="Haikun Xu" w:date="2020-08-07T14:15:00Z">
        <w:r w:rsidR="00FE2CEE" w:rsidDel="00404A89">
          <w:delText xml:space="preserve"> the</w:delText>
        </w:r>
      </w:del>
      <w:r w:rsidR="000629B6">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FE2CEE">
        <w:t xml:space="preserve"> </w:t>
      </w:r>
      <w:r w:rsidR="000629B6">
        <w:t>can be estimated internally in the model as fixed effect</w:t>
      </w:r>
      <w:r w:rsidR="008D6FA0">
        <w:t xml:space="preserve"> parameter</w:t>
      </w:r>
      <w:r w:rsidR="00FE2CEE">
        <w:t>s</w:t>
      </w:r>
      <w:r w:rsidR="00DC2233">
        <w:t xml:space="preserve">. </w:t>
      </w:r>
      <w:r w:rsidR="001D48E1">
        <w:t>S</w:t>
      </w:r>
      <w:r w:rsidR="00DC2233">
        <w:t>urvival deviatio</w:t>
      </w:r>
      <w:r w:rsidR="00A90400">
        <w:t>ns</w:t>
      </w:r>
      <w:r w:rsidR="001D48E1">
        <w:t>,</w:t>
      </w:r>
      <w:r w:rsidR="00A90400">
        <w:t xml:space="preserve"> however, </w:t>
      </w:r>
      <w:r w:rsidR="00DC2233">
        <w:t xml:space="preserve">are not necessarily independent. </w:t>
      </w:r>
      <w:r w:rsidR="00703ABC">
        <w:t>I</w:t>
      </w:r>
      <w:r w:rsidR="00A90400">
        <w:t>f</w:t>
      </w:r>
      <w:r w:rsidR="00DC2233">
        <w:t xml:space="preserve"> </w:t>
      </w:r>
      <w:r w:rsidR="002767EC" w:rsidRPr="009A4919">
        <w:t xml:space="preserve">survival </w:t>
      </w:r>
      <w:r w:rsidR="00020BC5">
        <w:t>deviations</w:t>
      </w:r>
      <w:r w:rsidR="00DC26B1" w:rsidRPr="009A4919">
        <w:t xml:space="preserve"> are</w:t>
      </w:r>
      <w:r w:rsidR="00965D01">
        <w:t xml:space="preserve"> autocorrelated</w:t>
      </w:r>
      <w:r w:rsidR="002767EC" w:rsidRPr="009A4919">
        <w:t xml:space="preserve"> </w:t>
      </w:r>
      <w:r w:rsidR="00BD2F49">
        <w:t>among</w:t>
      </w:r>
      <w:r w:rsidR="00B6094B">
        <w:t xml:space="preserve"> age</w:t>
      </w:r>
      <w:r w:rsidR="00BD2F49">
        <w:t>s</w:t>
      </w:r>
      <w:r w:rsidR="00A90400">
        <w:t xml:space="preserve"> and</w:t>
      </w:r>
      <w:r w:rsidR="001D48E1">
        <w:t xml:space="preserve"> </w:t>
      </w:r>
      <w:r w:rsidR="00A90400">
        <w:t>years</w:t>
      </w:r>
      <w:r w:rsidR="002767EC" w:rsidRPr="009A4919">
        <w:t>, they should follow a m</w:t>
      </w:r>
      <w:r w:rsidR="00972B48">
        <w:t>ultivariate normal distribution:</w:t>
      </w:r>
    </w:p>
    <w:p w14:paraId="1C19A2DF" w14:textId="77777777" w:rsidR="002767EC" w:rsidRPr="009A4919" w:rsidRDefault="00703ABC" w:rsidP="00C23217">
      <w:pPr>
        <w:pStyle w:val="Chapterheading0"/>
        <w:spacing w:after="0"/>
        <w:jc w:val="center"/>
      </w:pPr>
      <m:oMath>
        <m:r>
          <m:rPr>
            <m:sty m:val="b"/>
          </m:rPr>
          <w:rPr>
            <w:rFonts w:ascii="Cambria Math" w:hAnsi="Cambria Math"/>
          </w:rPr>
          <m:t>E</m:t>
        </m:r>
        <m:r>
          <m:rPr>
            <m:sty m:val="bi"/>
          </m:rPr>
          <w:rPr>
            <w:rFonts w:ascii="Cambria Math" w:hAnsi="Cambria Math"/>
          </w:rPr>
          <m:t xml:space="preserve"> </m:t>
        </m:r>
        <m:r>
          <m:rPr>
            <m:sty m:val="p"/>
          </m:rPr>
          <w:rPr>
            <w:rFonts w:ascii="Cambria Math" w:hAnsi="Cambria Math"/>
          </w:rPr>
          <m:t xml:space="preserve">~ 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w:t>
      </w:r>
      <w:r w:rsidR="00D221D9">
        <w:t>3</w:t>
      </w:r>
      <w:r w:rsidR="002767EC" w:rsidRPr="009A4919">
        <w:t>)</w:t>
      </w:r>
    </w:p>
    <w:p w14:paraId="1E8A01EE" w14:textId="3D8CD50F" w:rsidR="00D221D9" w:rsidRDefault="002767EC" w:rsidP="00C23217">
      <w:pPr>
        <w:pStyle w:val="Chapterheading0"/>
        <w:spacing w:after="0"/>
        <w:jc w:val="left"/>
      </w:pPr>
      <w:r w:rsidRPr="009A4919">
        <w:t xml:space="preserve">where </w:t>
      </w:r>
      <w:bookmarkStart w:id="24" w:name="OLE_LINK36"/>
      <w:bookmarkStart w:id="25" w:name="OLE_LINK37"/>
      <m:oMath>
        <m:r>
          <m:rPr>
            <m:sty m:val="b"/>
          </m:rPr>
          <w:rPr>
            <w:rFonts w:ascii="Cambria Math" w:hAnsi="Cambria Math"/>
          </w:rPr>
          <m:t>Ε=</m:t>
        </m:r>
        <w:bookmarkStart w:id="26" w:name="OLE_LINK34"/>
        <w:bookmarkStart w:id="27" w:name="OLE_LINK35"/>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Y-1</m:t>
            </m:r>
          </m:sub>
        </m:sSub>
        <m:r>
          <m:rPr>
            <m:sty m:val="b"/>
          </m:rPr>
          <w:rPr>
            <w:rFonts w:ascii="Cambria Math" w:hAnsi="Cambria Math"/>
          </w:rPr>
          <m:t>)'</m:t>
        </m:r>
      </m:oMath>
      <w:bookmarkEnd w:id="24"/>
      <w:bookmarkEnd w:id="25"/>
      <w:bookmarkEnd w:id="26"/>
      <w:bookmarkEnd w:id="27"/>
      <w:r w:rsidR="000E00F5">
        <w:rPr>
          <w:bCs/>
        </w:rPr>
        <w:t>,</w:t>
      </w:r>
      <w:r w:rsidRPr="009A4919">
        <w:rPr>
          <w:bCs/>
        </w:rPr>
        <w:t xml:space="preserve"> </w:t>
      </w:r>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oMath>
      <w:r w:rsidRPr="009A4919">
        <w:t xml:space="preserve"> is the </w:t>
      </w:r>
      <w:bookmarkStart w:id="28" w:name="OLE_LINK14"/>
      <w:bookmarkStart w:id="29" w:name="OLE_LINK15"/>
      <w:bookmarkStart w:id="30" w:name="OLE_LINK17"/>
      <w:bookmarkStart w:id="31" w:name="OLE_LINK18"/>
      <m:oMath>
        <m:r>
          <w:rPr>
            <w:rFonts w:ascii="Cambria Math" w:hAnsi="Cambria Math"/>
            <w:noProof/>
          </w:rPr>
          <m:t>A</m:t>
        </m:r>
        <w:bookmarkEnd w:id="28"/>
        <w:bookmarkEnd w:id="29"/>
        <m:r>
          <w:rPr>
            <w:rFonts w:ascii="Cambria Math" w:hAnsi="Cambria Math"/>
            <w:noProof/>
          </w:rPr>
          <m:t>(Y-1)×A(Y-1)</m:t>
        </m:r>
      </m:oMath>
      <w:bookmarkEnd w:id="30"/>
      <w:bookmarkEnd w:id="31"/>
      <w:r w:rsidR="00CD0120">
        <w:t xml:space="preserve"> </w:t>
      </w:r>
      <w:r w:rsidRPr="009A4919">
        <w:t>covariance matrix for the multivariate normal distribution</w:t>
      </w:r>
      <w:r w:rsidR="000E00F5">
        <w:t xml:space="preserve"> and is</w:t>
      </w:r>
      <w:r w:rsidRPr="009A4919">
        <w:t xml:space="preserve"> calculated as the </w:t>
      </w:r>
      <w:bookmarkStart w:id="32" w:name="OLE_LINK47"/>
      <w:r w:rsidRPr="009A4919">
        <w:t>Kronecker produc</w:t>
      </w:r>
      <w:bookmarkEnd w:id="32"/>
      <w:r w:rsidRPr="009A4919">
        <w:t xml:space="preserve">t of the </w:t>
      </w:r>
      <m:oMath>
        <m:r>
          <w:rPr>
            <w:rFonts w:ascii="Cambria Math" w:hAnsi="Cambria Math"/>
            <w:noProof/>
          </w:rPr>
          <m:t>A×A</m:t>
        </m:r>
      </m:oMath>
      <w:r w:rsidR="00CD0120">
        <w:t xml:space="preserve"> </w:t>
      </w:r>
      <w:r w:rsidR="00F82981" w:rsidRPr="009A4919">
        <w:t>co</w:t>
      </w:r>
      <w:r w:rsidR="00F82981">
        <w:t>variance</w:t>
      </w:r>
      <w:r w:rsidRPr="009A4919">
        <w:t xml:space="preserve"> m</w:t>
      </w:r>
      <w:r w:rsidR="00F82981">
        <w:t xml:space="preserve">atrix for the AR(1) </w:t>
      </w:r>
      <w:r w:rsidR="007255FE">
        <w:t>process among</w:t>
      </w:r>
      <w:r w:rsidR="00F82981">
        <w:t xml:space="preserve"> age</w:t>
      </w:r>
      <w:r w:rsidR="007255FE">
        <w:t>s</w:t>
      </w:r>
      <w:r w:rsidR="00F82981">
        <w:t xml:space="preserve"> (</w:t>
      </w:r>
      <m:oMath>
        <m:r>
          <m:rPr>
            <m:sty m:val="b"/>
          </m:rPr>
          <w:rPr>
            <w:rFonts w:ascii="Cambria Math" w:hAnsi="Cambria Math"/>
          </w:rPr>
          <m:t>Σ</m:t>
        </m:r>
      </m:oMath>
      <w:r w:rsidR="00CD0120">
        <w:t xml:space="preserve">) </w:t>
      </w:r>
      <w:r w:rsidRPr="009A4919">
        <w:t xml:space="preserve">and the </w:t>
      </w:r>
      <m:oMath>
        <m:r>
          <w:rPr>
            <w:rFonts w:ascii="Cambria Math" w:hAnsi="Cambria Math"/>
            <w:noProof/>
          </w:rPr>
          <m:t>(Y-1)×(Y-1)</m:t>
        </m:r>
      </m:oMath>
      <w:r w:rsidR="00A61CDB">
        <w:t xml:space="preserve"> </w:t>
      </w:r>
      <w:r w:rsidRPr="009A4919">
        <w:t xml:space="preserve">correlation matrix for the AR(1) </w:t>
      </w:r>
      <w:r w:rsidR="007255FE">
        <w:t xml:space="preserve">process </w:t>
      </w:r>
      <w:r w:rsidR="00A90400">
        <w:t>among years</w:t>
      </w:r>
      <w:r w:rsidRPr="009A4919">
        <w:t xml:space="preserve"> (</w:t>
      </w:r>
      <m:oMath>
        <m:acc>
          <m:accPr>
            <m:chr m:val="̃"/>
            <m:ctrlPr>
              <w:rPr>
                <w:rFonts w:ascii="Cambria Math" w:hAnsi="Cambria Math"/>
              </w:rPr>
            </m:ctrlPr>
          </m:accPr>
          <m:e>
            <m:r>
              <m:rPr>
                <m:sty m:val="b"/>
              </m:rPr>
              <w:rPr>
                <w:rFonts w:ascii="Cambria Math" w:hAnsi="Cambria Math"/>
              </w:rPr>
              <m:t>Σ</m:t>
            </m:r>
          </m:e>
        </m:acc>
      </m:oMath>
      <w:r w:rsidR="00D221D9">
        <w:t>):</w:t>
      </w:r>
    </w:p>
    <w:p w14:paraId="1640283C" w14:textId="77777777" w:rsidR="00084CA1" w:rsidRPr="00084CA1" w:rsidRDefault="00D2073D" w:rsidP="00C23217">
      <w:pPr>
        <w:pStyle w:val="Chapterheading0"/>
        <w:spacing w:after="0"/>
        <w:jc w:val="left"/>
      </w:pPr>
      <m:oMathPara>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r>
            <m:rPr>
              <m:sty m:val="p"/>
            </m:rPr>
            <w:rPr>
              <w:rFonts w:ascii="Cambria Math" w:hAnsi="Cambria Math"/>
            </w:rPr>
            <m:t>=</m:t>
          </m:r>
          <m:r>
            <m:rPr>
              <m:sty m:val="b"/>
            </m:rPr>
            <w:rPr>
              <w:rFonts w:ascii="Cambria Math" w:hAnsi="Cambria Math"/>
            </w:rPr>
            <m:t>Σ</m:t>
          </m:r>
          <m:r>
            <m:rPr>
              <m:sty m:val="p"/>
            </m:rPr>
            <w:rPr>
              <w:rFonts w:ascii="Cambria Math" w:hAnsi="Cambria Math"/>
            </w:rPr>
            <m:t>⊗</m:t>
          </m:r>
          <m:acc>
            <m:accPr>
              <m:chr m:val="̃"/>
              <m:ctrlPr>
                <w:rPr>
                  <w:rFonts w:ascii="Cambria Math" w:hAnsi="Cambria Math"/>
                  <w:b/>
                </w:rPr>
              </m:ctrlPr>
            </m:accPr>
            <m:e>
              <m:r>
                <m:rPr>
                  <m:sty m:val="b"/>
                </m:rPr>
                <w:rPr>
                  <w:rFonts w:ascii="Cambria Math" w:hAnsi="Cambria Math"/>
                </w:rPr>
                <m:t>Σ</m:t>
              </m:r>
            </m:e>
          </m:acc>
          <m:r>
            <m:rPr>
              <m:sty m:val="p"/>
            </m:rPr>
            <w:rPr>
              <w:rFonts w:ascii="Cambria Math" w:hAnsi="Cambria Math"/>
              <w:noProof/>
            </w:rPr>
            <m:t xml:space="preserve">   </m:t>
          </m:r>
          <m:d>
            <m:dPr>
              <m:ctrlPr>
                <w:rPr>
                  <w:rFonts w:ascii="Cambria Math" w:hAnsi="Cambria Math"/>
                  <w:noProof/>
                </w:rPr>
              </m:ctrlPr>
            </m:dPr>
            <m:e>
              <m:r>
                <m:rPr>
                  <m:sty m:val="p"/>
                </m:rPr>
                <w:rPr>
                  <w:rFonts w:ascii="Cambria Math" w:hAnsi="Cambria Math"/>
                  <w:noProof/>
                </w:rPr>
                <m:t>4</m:t>
              </m:r>
            </m:e>
          </m:d>
        </m:oMath>
      </m:oMathPara>
    </w:p>
    <w:p w14:paraId="49880E3E" w14:textId="1C702B77" w:rsidR="00D221D9" w:rsidRPr="009A4919" w:rsidRDefault="00D2073D" w:rsidP="00C23217">
      <w:pPr>
        <w:pStyle w:val="Chapterheading0"/>
        <w:spacing w:after="0"/>
        <w:jc w:val="left"/>
        <w:rPr>
          <w:noProof/>
        </w:rPr>
      </w:pPr>
      <m:oMathPara>
        <m:oMath>
          <m:sSub>
            <m:sSubPr>
              <m:ctrlPr>
                <w:rPr>
                  <w:rFonts w:ascii="Cambria Math" w:hAnsi="Cambria Math"/>
                  <w:i/>
                  <w:noProof/>
                </w:rPr>
              </m:ctrlPr>
            </m:sSubPr>
            <m:e>
              <m:r>
                <m:rPr>
                  <m:sty m:val="b"/>
                </m:rPr>
                <w:rPr>
                  <w:rFonts w:ascii="Cambria Math" w:hAnsi="Cambria Math"/>
                  <w:noProof/>
                </w:rPr>
                <m:t>Σ</m:t>
              </m:r>
            </m:e>
            <m:sub>
              <m:r>
                <w:rPr>
                  <w:rFonts w:ascii="Cambria Math" w:hAnsi="Cambria Math"/>
                  <w:noProof/>
                </w:rPr>
                <m:t>a,</m:t>
              </m:r>
              <m:acc>
                <m:accPr>
                  <m:chr m:val="̃"/>
                  <m:ctrlPr>
                    <w:rPr>
                      <w:rFonts w:ascii="Cambria Math" w:hAnsi="Cambria Math"/>
                      <w:i/>
                      <w:noProof/>
                    </w:rPr>
                  </m:ctrlPr>
                </m:accPr>
                <m:e>
                  <m:r>
                    <w:rPr>
                      <w:rFonts w:ascii="Cambria Math" w:hAnsi="Cambria Math"/>
                      <w:noProof/>
                    </w:rPr>
                    <m:t>a</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age</m:t>
              </m:r>
            </m:sub>
            <m:sup>
              <m:r>
                <m:rPr>
                  <m:sty m:val="p"/>
                </m:rPr>
                <w:rPr>
                  <w:rFonts w:ascii="Cambria Math" w:hAnsi="Cambria Math"/>
                  <w:noProof/>
                </w:rPr>
                <m:t>|</m:t>
              </m:r>
              <m:r>
                <w:rPr>
                  <w:rFonts w:ascii="Cambria Math" w:hAnsi="Cambria Math"/>
                  <w:noProof/>
                </w:rPr>
                <m:t>a</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a</m:t>
                  </m:r>
                </m:e>
              </m:acc>
              <m:r>
                <m:rPr>
                  <m:sty m:val="p"/>
                </m:rPr>
                <w:rPr>
                  <w:rFonts w:ascii="Cambria Math" w:hAnsi="Cambria Math"/>
                  <w:noProof/>
                </w:rPr>
                <m:t>|</m:t>
              </m:r>
            </m:sup>
          </m:sSubSup>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r>
            <m:rPr>
              <m:sty m:val="p"/>
            </m:rPr>
            <w:rPr>
              <w:rFonts w:ascii="Cambria Math" w:hAnsi="Cambria Math"/>
              <w:noProof/>
            </w:rPr>
            <m:t xml:space="preserve">   </m:t>
          </m:r>
        </m:oMath>
      </m:oMathPara>
    </w:p>
    <w:p w14:paraId="03973798" w14:textId="0E84C695" w:rsidR="00D221D9" w:rsidRPr="009A4919" w:rsidRDefault="00D2073D" w:rsidP="00C23217">
      <w:pPr>
        <w:pStyle w:val="Chapterheading0"/>
        <w:spacing w:after="0"/>
        <w:jc w:val="left"/>
        <w:rPr>
          <w:noProof/>
        </w:rPr>
      </w:pPr>
      <m:oMathPara>
        <m:oMath>
          <m:sSub>
            <m:sSubPr>
              <m:ctrlPr>
                <w:rPr>
                  <w:rFonts w:ascii="Cambria Math" w:hAnsi="Cambria Math"/>
                  <w:i/>
                  <w:noProof/>
                </w:rPr>
              </m:ctrlPr>
            </m:sSubPr>
            <m:e>
              <m:acc>
                <m:accPr>
                  <m:chr m:val="̃"/>
                  <m:ctrlPr>
                    <w:rPr>
                      <w:rFonts w:ascii="Cambria Math" w:hAnsi="Cambria Math"/>
                      <w:i/>
                      <w:noProof/>
                    </w:rPr>
                  </m:ctrlPr>
                </m:accPr>
                <m:e>
                  <m:r>
                    <m:rPr>
                      <m:sty m:val="b"/>
                    </m:rPr>
                    <w:rPr>
                      <w:rFonts w:ascii="Cambria Math" w:hAnsi="Cambria Math"/>
                      <w:noProof/>
                    </w:rPr>
                    <m:t>Σ</m:t>
                  </m:r>
                </m:e>
              </m:acc>
            </m:e>
            <m:sub>
              <m:r>
                <w:rPr>
                  <w:rFonts w:ascii="Cambria Math" w:hAnsi="Cambria Math"/>
                  <w:noProof/>
                </w:rPr>
                <m:t>y,</m:t>
              </m:r>
              <m:acc>
                <m:accPr>
                  <m:chr m:val="̃"/>
                  <m:ctrlPr>
                    <w:rPr>
                      <w:rFonts w:ascii="Cambria Math" w:hAnsi="Cambria Math"/>
                      <w:i/>
                      <w:noProof/>
                    </w:rPr>
                  </m:ctrlPr>
                </m:accPr>
                <m:e>
                  <m:r>
                    <w:rPr>
                      <w:rFonts w:ascii="Cambria Math" w:hAnsi="Cambria Math"/>
                      <w:noProof/>
                    </w:rPr>
                    <m:t>y</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year</m:t>
              </m:r>
            </m:sub>
            <m:sup>
              <m:r>
                <m:rPr>
                  <m:sty m:val="p"/>
                </m:rPr>
                <w:rPr>
                  <w:rFonts w:ascii="Cambria Math" w:hAnsi="Cambria Math"/>
                  <w:noProof/>
                </w:rPr>
                <m:t>|</m:t>
              </m:r>
              <m:r>
                <w:rPr>
                  <w:rFonts w:ascii="Cambria Math" w:hAnsi="Cambria Math"/>
                  <w:noProof/>
                </w:rPr>
                <m:t>y</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y</m:t>
                  </m:r>
                </m:e>
              </m:acc>
              <m:r>
                <m:rPr>
                  <m:sty m:val="p"/>
                </m:rPr>
                <w:rPr>
                  <w:rFonts w:ascii="Cambria Math" w:hAnsi="Cambria Math"/>
                  <w:noProof/>
                </w:rPr>
                <m:t>|</m:t>
              </m:r>
            </m:sup>
          </m:sSubSup>
          <m:r>
            <w:rPr>
              <w:rFonts w:ascii="Cambria Math" w:hAnsi="Cambria Math"/>
              <w:noProof/>
            </w:rPr>
            <m:t xml:space="preserve">   </m:t>
          </m:r>
        </m:oMath>
      </m:oMathPara>
    </w:p>
    <w:p w14:paraId="5B3C783E" w14:textId="65976C38" w:rsidR="002767EC" w:rsidRPr="009A4919" w:rsidRDefault="00BD180D" w:rsidP="00C23217">
      <w:pPr>
        <w:pStyle w:val="Chapterheading0"/>
        <w:spacing w:after="0"/>
        <w:jc w:val="left"/>
      </w:pPr>
      <w:r>
        <w:rPr>
          <w:noProof/>
        </w:rPr>
        <w:lastRenderedPageBreak/>
        <w:t xml:space="preserve">where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2767EC"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w:t>
      </w:r>
      <w:r w:rsidR="002767EC" w:rsidRPr="009A4919">
        <w:t xml:space="preserve">the </w:t>
      </w:r>
      <w:r w:rsidR="00F30E3B">
        <w:t xml:space="preserve">two </w:t>
      </w:r>
      <w:proofErr w:type="gramStart"/>
      <w:r w:rsidR="00A316F7">
        <w:t>AR(</w:t>
      </w:r>
      <w:proofErr w:type="gramEnd"/>
      <w:r w:rsidR="00A316F7">
        <w:t>1)</w:t>
      </w:r>
      <w:r w:rsidR="002767EC" w:rsidRPr="009A4919">
        <w:t xml:space="preserve"> coefficient</w:t>
      </w:r>
      <w:r w:rsidR="00F30E3B">
        <w:t>s</w:t>
      </w:r>
      <w:r w:rsidR="002767EC" w:rsidRPr="009A4919">
        <w:t xml:space="preserve"> </w:t>
      </w:r>
      <w:r w:rsidR="00DC2233">
        <w:t>in</w:t>
      </w:r>
      <w:r w:rsidR="00A42BE2">
        <w:t xml:space="preserve"> age and time</w:t>
      </w:r>
      <w:r w:rsidR="009A6CD2">
        <w:t>, respectively</w:t>
      </w:r>
      <w:r w:rsidR="00DC2233">
        <w:t>. Either of them can be fixed at</w:t>
      </w:r>
      <w:r w:rsidR="00E5798C">
        <w:t xml:space="preserve"> a constant between -1 and 1 or</w:t>
      </w:r>
      <w:r w:rsidR="000629B6">
        <w:t xml:space="preserve"> </w:t>
      </w:r>
      <w:r w:rsidR="00DC2233">
        <w:t xml:space="preserve">estimated </w:t>
      </w:r>
      <w:r w:rsidR="009A6CD2">
        <w:t xml:space="preserve">in the state-space model </w:t>
      </w:r>
      <w:r w:rsidR="009F0445">
        <w:t>as fixed effect parameter</w:t>
      </w:r>
      <w:r w:rsidR="00E41C85">
        <w:t>s</w:t>
      </w:r>
      <w:r w:rsidR="002767EC" w:rsidRPr="009A4919">
        <w:t>.</w:t>
      </w:r>
      <w:r w:rsidR="00061B9C">
        <w:t xml:space="preserve"> </w:t>
      </w:r>
      <w:r w:rsidR="00DC2233">
        <w:rPr>
          <w:lang w:eastAsia="zh-CN"/>
        </w:rPr>
        <w:t>N</w:t>
      </w:r>
      <w:r w:rsidR="00DC2233">
        <w:t xml:space="preserve">ote that when both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DC2233"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fixed at 0, there is no survival autocorrela</w:t>
      </w:r>
      <w:r w:rsidR="005C6F7C">
        <w:t xml:space="preserve">tion in </w:t>
      </w:r>
      <w:r w:rsidR="000C351C">
        <w:t xml:space="preserve">either </w:t>
      </w:r>
      <w:r w:rsidR="005C6F7C">
        <w:t>dimension</w:t>
      </w:r>
      <w:r w:rsidR="000C351C">
        <w:t xml:space="preserve"> </w:t>
      </w:r>
      <w:proofErr w:type="gramStart"/>
      <w:r w:rsidR="000C351C">
        <w:t>and</w:t>
      </w:r>
      <w:proofErr w:type="gramEnd"/>
      <w:r w:rsidR="005C6F7C">
        <w:t xml:space="preserve"> Eq. 3</w:t>
      </w:r>
      <w:r w:rsidR="00DC2233">
        <w:t xml:space="preserve"> </w:t>
      </w:r>
      <w:r w:rsidR="000C351C">
        <w:t>collapses to</w:t>
      </w:r>
      <w:r w:rsidR="005C6F7C">
        <w:t xml:space="preserve"> Eq. 2</w:t>
      </w:r>
      <w:r w:rsidR="00DC2233">
        <w:t xml:space="preserve">. </w:t>
      </w:r>
      <w:r w:rsidR="00A90400">
        <w:t>In fact</w:t>
      </w:r>
      <w:r w:rsidR="000E00F5">
        <w:t xml:space="preserve">, </w:t>
      </w:r>
      <m:oMath>
        <m:r>
          <m:rPr>
            <m:sty m:val="p"/>
          </m:rPr>
          <w:rPr>
            <w:rFonts w:ascii="Cambria Math" w:hAnsi="Cambria Math"/>
          </w:rPr>
          <m:t xml:space="preserve">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is the </w:t>
      </w:r>
      <w:r w:rsidR="00A42BE2">
        <w:t>likelihood distribution</w:t>
      </w:r>
      <w:r w:rsidR="00670ECC">
        <w:t xml:space="preserve"> </w:t>
      </w:r>
      <w:r w:rsidR="009A6CD2">
        <w:t xml:space="preserve">function </w:t>
      </w:r>
      <w:r w:rsidR="00670ECC">
        <w:t>for</w:t>
      </w:r>
      <w:r w:rsidR="00A42BE2">
        <w:t xml:space="preserve"> </w:t>
      </w:r>
      <w:r w:rsidR="00A90400">
        <w:t>this</w:t>
      </w:r>
      <w:r w:rsidR="00B85564" w:rsidRPr="009A4919">
        <w:t xml:space="preserve"> </w:t>
      </w:r>
      <w:r w:rsidR="002767EC" w:rsidRPr="009A4919">
        <w:t>covariance</w:t>
      </w:r>
      <w:r w:rsidR="005E604A">
        <w:t xml:space="preserve"> structure</w:t>
      </w:r>
      <w:r w:rsidR="009A6CD2">
        <w:t>:</w:t>
      </w:r>
    </w:p>
    <w:p w14:paraId="39DDBAF1" w14:textId="05B51573" w:rsidR="00624EFE" w:rsidRDefault="001E7917" w:rsidP="00C23217">
      <w:pPr>
        <w:pStyle w:val="Chapterheading0"/>
        <w:spacing w:after="0"/>
        <w:jc w:val="left"/>
      </w:pPr>
      <w:bookmarkStart w:id="33" w:name="OLE_LINK38"/>
      <w:bookmarkStart w:id="34" w:name="OLE_LINK39"/>
      <m:oMathPara>
        <m:oMath>
          <m:r>
            <m:rPr>
              <m:sty m:val="p"/>
            </m:rPr>
            <w:rPr>
              <w:rFonts w:ascii="Cambria Math" w:hAnsi="Cambria Math"/>
              <w:noProof/>
            </w:rPr>
            <m:t>Cov</m:t>
          </m:r>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y</m:t>
                      </m:r>
                    </m:e>
                  </m:acc>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2</m:t>
                      </m:r>
                    </m:sup>
                  </m:sSubSup>
                </m:e>
              </m:d>
            </m:den>
          </m:f>
          <w:bookmarkEnd w:id="33"/>
          <w:bookmarkEnd w:id="34"/>
          <m:r>
            <w:rPr>
              <w:rFonts w:ascii="Cambria Math" w:hAnsi="Cambria Math"/>
            </w:rPr>
            <m:t xml:space="preserve">   (5)</m:t>
          </m:r>
        </m:oMath>
      </m:oMathPara>
    </w:p>
    <w:p w14:paraId="0A596FEB" w14:textId="5B0025CE" w:rsidR="00625F0B" w:rsidRDefault="00554CE4" w:rsidP="00A460A6">
      <w:pPr>
        <w:pStyle w:val="Chapterheading0"/>
        <w:spacing w:after="0"/>
        <w:jc w:val="left"/>
      </w:pPr>
      <w:r>
        <w:t>which</w:t>
      </w:r>
      <w:r w:rsidR="00A90400">
        <w:t xml:space="preserve"> means that the covariance between </w:t>
      </w:r>
      <w:r w:rsidR="00E5798C">
        <w:t>two</w:t>
      </w:r>
      <w:r w:rsidR="00A90400">
        <w:t xml:space="preserve"> survival deviations </w:t>
      </w:r>
      <w:r w:rsidR="00D560A3">
        <w:t>is p</w:t>
      </w:r>
      <w:r w:rsidR="00E5798C">
        <w:t xml:space="preserve">ositively related to how close the </w:t>
      </w:r>
      <w:r w:rsidR="00DC2233">
        <w:t xml:space="preserve">locations </w:t>
      </w:r>
      <w:r w:rsidR="00E5798C">
        <w:t xml:space="preserve">of the two survival deviations </w:t>
      </w:r>
      <w:r w:rsidR="00DC2233">
        <w:t>are</w:t>
      </w:r>
      <w:r w:rsidR="00E5798C">
        <w:t xml:space="preserve"> on the age-time</w:t>
      </w:r>
      <w:r w:rsidR="0080676D">
        <w:t xml:space="preserve"> </w:t>
      </w:r>
      <w:r w:rsidR="00D560A3">
        <w:t>surface</w:t>
      </w:r>
      <w:r w:rsidR="00DC2233">
        <w:t>.</w:t>
      </w:r>
      <w:r w:rsidR="00392991">
        <w:t xml:space="preserve"> As above,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392991">
        <w:t xml:space="preserve"> </w:t>
      </w:r>
      <w:r w:rsidR="00392991">
        <w:rPr>
          <w:rFonts w:hint="eastAsia"/>
          <w:lang w:eastAsia="zh-CN"/>
        </w:rPr>
        <w:t>for</w:t>
      </w:r>
      <w:r w:rsidR="00392991">
        <w:rPr>
          <w:lang w:eastAsia="zh-CN"/>
        </w:rPr>
        <w:t xml:space="preserve"> all ages</w:t>
      </w:r>
      <w:r w:rsidR="00392991">
        <w:t xml:space="preserve"> </w:t>
      </w:r>
      <m:oMath>
        <m:r>
          <w:rPr>
            <w:rFonts w:ascii="Cambria Math" w:hAnsi="Cambria Math"/>
          </w:rPr>
          <m:t>a</m:t>
        </m:r>
        <m:r>
          <m:rPr>
            <m:sty m:val="p"/>
          </m:rPr>
          <w:rPr>
            <w:rFonts w:ascii="Cambria Math" w:hAnsi="Cambria Math"/>
          </w:rPr>
          <m:t>&gt;</m:t>
        </m:r>
        <m:r>
          <w:rPr>
            <w:rFonts w:ascii="Cambria Math" w:hAnsi="Cambria Math"/>
          </w:rPr>
          <m:t>1</m:t>
        </m:r>
      </m:oMath>
      <w:r w:rsidR="00392991">
        <w:t xml:space="preserve"> were assumed </w:t>
      </w:r>
      <w:r w:rsidR="003459FC">
        <w:t xml:space="preserve">equal </w:t>
      </w:r>
      <w:r w:rsidR="00392991">
        <w:rPr>
          <w:lang w:eastAsia="zh-CN"/>
        </w:rPr>
        <w:t xml:space="preserve">but different from age </w:t>
      </w:r>
      <w:r w:rsidR="00392991" w:rsidRPr="00C23217">
        <w:rPr>
          <w:i/>
          <w:iCs/>
          <w:lang w:eastAsia="zh-CN"/>
        </w:rPr>
        <w:t>a</w:t>
      </w:r>
      <w:r w:rsidR="00392991">
        <w:rPr>
          <w:lang w:eastAsia="zh-CN"/>
        </w:rPr>
        <w:t xml:space="preserve"> = 1, i.e. recruitment, denote</w:t>
      </w:r>
      <w:r w:rsidR="003459FC">
        <w:rPr>
          <w:lang w:eastAsia="zh-CN"/>
        </w:rPr>
        <w:t>d</w:t>
      </w:r>
      <w:r w:rsidR="00392991">
        <w:rPr>
          <w:lang w:eastAsia="zh-CN"/>
        </w:rPr>
        <w:t xml:space="preserv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392991">
        <w:t>.</w:t>
      </w:r>
    </w:p>
    <w:p w14:paraId="75D5D34E" w14:textId="3A9C03E9" w:rsidR="00DD12BB" w:rsidRDefault="00E41C85" w:rsidP="005B1B0E">
      <w:pPr>
        <w:pStyle w:val="Chapterheading0"/>
        <w:spacing w:after="0"/>
        <w:ind w:firstLine="720"/>
        <w:jc w:val="left"/>
      </w:pPr>
      <w:r>
        <w:t xml:space="preserve">Alternatively, we can apply this 2D </w:t>
      </w:r>
      <w:proofErr w:type="gramStart"/>
      <w:r>
        <w:t>AR(</w:t>
      </w:r>
      <w:proofErr w:type="gramEnd"/>
      <w:r>
        <w:t xml:space="preserve">1) structure to </w:t>
      </w:r>
      <w:r w:rsidR="003C371C">
        <w:t>random effect deviations</w:t>
      </w:r>
      <w:r>
        <w:t xml:space="preserve"> </w:t>
      </w:r>
      <w:r w:rsidR="005C43DA">
        <w:t>i</w:t>
      </w:r>
      <w:r>
        <w:t xml:space="preserve">n </w:t>
      </w:r>
      <w:r w:rsidRPr="00E41C85">
        <w:rPr>
          <w:i/>
          <w:iCs/>
        </w:rPr>
        <w:t>M</w:t>
      </w:r>
      <w:r>
        <w:t xml:space="preserve">, </w:t>
      </w:r>
      <m:oMath>
        <m:sSub>
          <m:sSubPr>
            <m:ctrlPr>
              <w:rPr>
                <w:rFonts w:ascii="Cambria Math" w:hAnsi="Cambria Math"/>
                <w:i/>
              </w:rPr>
            </m:ctrlPr>
          </m:sSubPr>
          <m:e>
            <m:r>
              <w:rPr>
                <w:rFonts w:ascii="Cambria Math" w:hAnsi="Cambria Math"/>
              </w:rPr>
              <m:t>δ</m:t>
            </m:r>
          </m:e>
          <m:sub>
            <m:r>
              <w:rPr>
                <w:rFonts w:ascii="Cambria Math" w:hAnsi="Cambria Math"/>
              </w:rPr>
              <m:t>a,y</m:t>
            </m:r>
          </m:sub>
        </m:sSub>
      </m:oMath>
      <w:r w:rsidR="003C371C">
        <w:t xml:space="preserve">, </w:t>
      </w:r>
      <w:r>
        <w:t xml:space="preserve">as in </w:t>
      </w:r>
      <w:proofErr w:type="spellStart"/>
      <w:r>
        <w:t>Cadigan</w:t>
      </w:r>
      <w:proofErr w:type="spellEnd"/>
      <w:r>
        <w:t xml:space="preserve"> (2016):</w:t>
      </w:r>
    </w:p>
    <w:p w14:paraId="236F0108" w14:textId="6ECE7BDC" w:rsidR="00A460A6" w:rsidRPr="00A460A6" w:rsidRDefault="00D2073D" w:rsidP="00C94111">
      <w:pPr>
        <w:pStyle w:val="Chapterheading0"/>
        <w:spacing w:after="0"/>
        <w:ind w:firstLine="720"/>
        <w:jc w:val="center"/>
      </w:pPr>
      <m:oMathPara>
        <m:oMath>
          <m:sSub>
            <m:sSubPr>
              <m:ctrlPr>
                <w:rPr>
                  <w:rFonts w:ascii="Cambria Math" w:hAnsi="Cambria Math"/>
                  <w:i/>
                </w:rPr>
              </m:ctrlPr>
            </m:sSubPr>
            <m:e>
              <m:r>
                <w:rPr>
                  <w:rFonts w:ascii="Cambria Math" w:hAnsi="Cambria Math"/>
                </w:rPr>
                <m:t>M</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a,y</m:t>
              </m:r>
            </m:sub>
          </m:sSub>
        </m:oMath>
      </m:oMathPara>
    </w:p>
    <w:p w14:paraId="49065A91" w14:textId="5DBF9E2A" w:rsidR="00C94111" w:rsidRPr="00C94111" w:rsidRDefault="00C94111" w:rsidP="00C94111">
      <w:pPr>
        <w:pStyle w:val="Chapterheading0"/>
        <w:spacing w:after="0"/>
        <w:ind w:firstLine="720"/>
        <w:jc w:val="center"/>
      </w:pPr>
      <w:proofErr w:type="spellStart"/>
      <m:oMath>
        <m:r>
          <m:rPr>
            <m:nor/>
          </m:rPr>
          <w:rPr>
            <w:rFonts w:ascii="Cambria Math" w:hAnsi="Cambria Math"/>
          </w:rPr>
          <m:t>Cov</m:t>
        </m:r>
        <w:proofErr w:type="spellEnd"/>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y</m:t>
                    </m:r>
                  </m:e>
                </m:acc>
              </m:sub>
            </m:sSub>
          </m:e>
        </m:d>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2</m:t>
                    </m:r>
                  </m:sup>
                </m:sSubSup>
              </m:e>
            </m:d>
          </m:den>
        </m:f>
      </m:oMath>
      <w:r w:rsidR="00284312">
        <w:t xml:space="preserve">     (6)</w:t>
      </w:r>
    </w:p>
    <w:p w14:paraId="59CCB91B" w14:textId="63ADCBBF" w:rsidR="00BE58F5" w:rsidRPr="00BE58F5" w:rsidRDefault="00E41C85" w:rsidP="00EE3D98">
      <w:pPr>
        <w:pStyle w:val="Chapterheading0"/>
        <w:spacing w:after="0"/>
        <w:jc w:val="left"/>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 is the mean </w:t>
      </w:r>
      <w:r w:rsidRPr="009B596B">
        <w:rPr>
          <w:i/>
          <w:iCs/>
        </w:rPr>
        <w:t>M</w:t>
      </w:r>
      <w:r w:rsidR="009B596B">
        <w:rPr>
          <w:i/>
          <w:iCs/>
        </w:rPr>
        <w:t xml:space="preserve"> </w:t>
      </w:r>
      <w:r w:rsidR="009B596B">
        <w:t xml:space="preserve">and can either be fixed or </w:t>
      </w:r>
      <w:proofErr w:type="gramStart"/>
      <w:r w:rsidR="009B596B">
        <w:t>estimated.</w:t>
      </w:r>
      <w:proofErr w:type="gramEnd"/>
      <w:r w:rsidR="009B596B">
        <w:t xml:space="preserve"> </w:t>
      </w:r>
      <w:r w:rsidR="0094034C">
        <w:t>Applying</w:t>
      </w:r>
      <w:r w:rsidR="009B596B">
        <w:t xml:space="preserve"> </w:t>
      </w:r>
      <w:r w:rsidR="005C43DA">
        <w:t>deviations</w:t>
      </w:r>
      <w:r w:rsidR="009B596B">
        <w:t xml:space="preserve"> </w:t>
      </w:r>
      <w:r w:rsidR="005C43DA">
        <w:t>i</w:t>
      </w:r>
      <w:r w:rsidR="009B596B">
        <w:t xml:space="preserve">n </w:t>
      </w:r>
      <w:r w:rsidR="009B596B" w:rsidRPr="0044292A">
        <w:rPr>
          <w:i/>
          <w:iCs/>
        </w:rPr>
        <w:t>M</w:t>
      </w:r>
      <w:r w:rsidR="009B596B">
        <w:t xml:space="preserve"> versus </w:t>
      </w:r>
      <m:oMath>
        <m:r>
          <m:rPr>
            <m:nor/>
          </m:rPr>
          <w:rPr>
            <w:rFonts w:ascii="Cambria Math" w:hAnsi="Cambria Math"/>
          </w:rPr>
          <m:t>log(</m:t>
        </m:r>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oMath>
      <w:r w:rsidR="0044292A">
        <w:t xml:space="preserve"> determines where</w:t>
      </w:r>
      <w:r w:rsidR="005B1B0E">
        <w:t xml:space="preserve"> in the Baranov catch equation</w:t>
      </w:r>
      <w:r w:rsidR="0044292A">
        <w:t xml:space="preserve"> it affects the </w:t>
      </w:r>
      <w:r w:rsidR="005B1B0E">
        <w:t xml:space="preserve">predicted </w:t>
      </w:r>
      <w:r w:rsidR="0044292A">
        <w:t xml:space="preserve">catch, </w:t>
      </w:r>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a,y</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a,y</m:t>
                </m:r>
              </m:sub>
            </m:sSub>
          </m:num>
          <m:den>
            <m:sSub>
              <m:sSubPr>
                <m:ctrlPr>
                  <w:rPr>
                    <w:rFonts w:ascii="Cambria Math" w:hAnsi="Cambria Math"/>
                    <w:i/>
                  </w:rPr>
                </m:ctrlPr>
              </m:sSubPr>
              <m:e>
                <m:r>
                  <w:rPr>
                    <w:rFonts w:ascii="Cambria Math" w:hAnsi="Cambria Math"/>
                  </w:rPr>
                  <m:t>Z</m:t>
                </m:r>
              </m:e>
              <m:sub>
                <m:r>
                  <w:rPr>
                    <w:rFonts w:ascii="Cambria Math" w:hAnsi="Cambria Math"/>
                  </w:rPr>
                  <m:t>a,y</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a,y</m:t>
                    </m:r>
                  </m:sub>
                </m:sSub>
              </m:sup>
            </m:sSup>
          </m:e>
        </m:d>
      </m:oMath>
      <w:r w:rsidR="005B1B0E">
        <w:t>.</w:t>
      </w:r>
      <w:r w:rsidR="0044292A">
        <w:t xml:space="preserve"> Another difference is that </w:t>
      </w:r>
      <w:r w:rsidR="005C43DA">
        <w:t>deviations</w:t>
      </w:r>
      <w:r w:rsidR="0044292A">
        <w:t xml:space="preserve"> in </w:t>
      </w:r>
      <w:r w:rsidR="0044292A" w:rsidRPr="0044292A">
        <w:rPr>
          <w:i/>
          <w:iCs/>
        </w:rPr>
        <w:t>M</w:t>
      </w:r>
      <w:r w:rsidR="0044292A">
        <w:t xml:space="preserve"> </w:t>
      </w:r>
      <w:r w:rsidR="005B1B0E">
        <w:t>affect the calculation of reference points</w:t>
      </w:r>
      <w:r w:rsidR="0094034C">
        <w:t xml:space="preserve">, whereas </w:t>
      </w:r>
      <w:r w:rsidR="005C43DA">
        <w:t>deviations</w:t>
      </w:r>
      <w:r w:rsidR="0094034C">
        <w:t xml:space="preserve"> </w:t>
      </w:r>
      <w:r w:rsidR="005C43DA">
        <w:t>i</w:t>
      </w:r>
      <w:r w:rsidR="0094034C">
        <w:t xml:space="preserve">n </w:t>
      </w:r>
      <w:proofErr w:type="gramStart"/>
      <m:oMath>
        <m:r>
          <m:rPr>
            <m:nor/>
          </m:rPr>
          <w:rPr>
            <w:rFonts w:ascii="Cambria Math" w:hAnsi="Cambria Math"/>
          </w:rPr>
          <m:t>log(</m:t>
        </m:r>
        <w:proofErr w:type="gramEnd"/>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oMath>
      <w:r w:rsidR="0094034C">
        <w:t xml:space="preserve"> do not.</w:t>
      </w:r>
    </w:p>
    <w:p w14:paraId="10A79D91" w14:textId="77777777" w:rsidR="00F5594A" w:rsidRPr="00F5594A" w:rsidRDefault="00004AB7" w:rsidP="001829AC">
      <w:pPr>
        <w:pStyle w:val="Heading2"/>
      </w:pPr>
      <w:bookmarkStart w:id="35" w:name="OLE_LINK23"/>
      <w:bookmarkStart w:id="36" w:name="OLE_LINK24"/>
      <w:r>
        <w:t>2.2</w:t>
      </w:r>
      <w:r w:rsidR="00BC621B">
        <w:t>.</w:t>
      </w:r>
      <w:r>
        <w:t xml:space="preserve">  </w:t>
      </w:r>
      <w:r w:rsidR="00F5594A">
        <w:t xml:space="preserve">Application to </w:t>
      </w:r>
      <w:r w:rsidR="006E6A00">
        <w:t>SNEMA</w:t>
      </w:r>
      <w:r w:rsidR="00F5594A">
        <w:t xml:space="preserve"> yellowtail flounder</w:t>
      </w:r>
      <w:bookmarkEnd w:id="35"/>
      <w:bookmarkEnd w:id="36"/>
    </w:p>
    <w:p w14:paraId="1F0CC526" w14:textId="3D007E51" w:rsidR="006250F2" w:rsidRDefault="00BA07C8" w:rsidP="001E6F32">
      <w:pPr>
        <w:pStyle w:val="Chapterheading0"/>
        <w:spacing w:after="0"/>
        <w:jc w:val="left"/>
        <w:rPr>
          <w:lang w:eastAsia="zh-CN"/>
        </w:rPr>
      </w:pPr>
      <w:r>
        <w:t>We</w:t>
      </w:r>
      <w:r w:rsidR="006250F2">
        <w:t xml:space="preserve"> evaluated </w:t>
      </w:r>
      <w:r w:rsidR="009A6CD2">
        <w:t xml:space="preserve">the performance of </w:t>
      </w:r>
      <w:r>
        <w:t>our</w:t>
      </w:r>
      <w:r w:rsidR="001E149F">
        <w:t xml:space="preserve"> </w:t>
      </w:r>
      <w:r w:rsidR="00D26A8F">
        <w:t xml:space="preserve">proposed </w:t>
      </w:r>
      <w:r w:rsidR="009A6CD2">
        <w:t xml:space="preserve">2D </w:t>
      </w:r>
      <w:proofErr w:type="gramStart"/>
      <w:r>
        <w:t>AR(</w:t>
      </w:r>
      <w:proofErr w:type="gramEnd"/>
      <w:r>
        <w:t xml:space="preserve">1) </w:t>
      </w:r>
      <w:r w:rsidR="009A6CD2">
        <w:t>survival smoother</w:t>
      </w:r>
      <w:r w:rsidR="001E149F">
        <w:t xml:space="preserve"> </w:t>
      </w:r>
      <w:r w:rsidR="001D42CA">
        <w:t xml:space="preserve">by using data </w:t>
      </w:r>
      <w:r w:rsidR="006250F2">
        <w:t xml:space="preserve">from the </w:t>
      </w:r>
      <w:r w:rsidR="005A79A5">
        <w:t>2019</w:t>
      </w:r>
      <w:r w:rsidR="009A6CD2">
        <w:t xml:space="preserve"> SNEMA y</w:t>
      </w:r>
      <w:r w:rsidR="002D00C0">
        <w:t xml:space="preserve">ellowtail flounder </w:t>
      </w:r>
      <w:r w:rsidR="006250F2">
        <w:t xml:space="preserve">stock assessment </w:t>
      </w:r>
      <w:r>
        <w:t>as a case study</w:t>
      </w:r>
      <w:bookmarkStart w:id="37" w:name="OLE_LINK3"/>
      <w:bookmarkStart w:id="38" w:name="OLE_LINK13"/>
      <w:r w:rsidR="006250F2">
        <w:t xml:space="preserve"> (NEFSC 2020)</w:t>
      </w:r>
      <w:r w:rsidR="006250F2" w:rsidRPr="009A4919">
        <w:rPr>
          <w:lang w:eastAsia="zh-CN"/>
        </w:rPr>
        <w:t xml:space="preserve">. </w:t>
      </w:r>
      <w:r w:rsidR="006250F2">
        <w:rPr>
          <w:lang w:eastAsia="zh-CN"/>
        </w:rPr>
        <w:t xml:space="preserve">We included likelihood components for the following </w:t>
      </w:r>
      <w:r w:rsidR="008C32D4">
        <w:rPr>
          <w:lang w:eastAsia="zh-CN"/>
        </w:rPr>
        <w:t>observations</w:t>
      </w:r>
      <w:r w:rsidR="005A79A5">
        <w:rPr>
          <w:lang w:eastAsia="zh-CN"/>
        </w:rPr>
        <w:t xml:space="preserve"> through 2018</w:t>
      </w:r>
      <w:r w:rsidR="006250F2">
        <w:rPr>
          <w:lang w:eastAsia="zh-CN"/>
        </w:rPr>
        <w:t xml:space="preserve">: (1) three indices of </w:t>
      </w:r>
      <w:r w:rsidR="006250F2">
        <w:rPr>
          <w:lang w:eastAsia="zh-CN"/>
        </w:rPr>
        <w:lastRenderedPageBreak/>
        <w:t>abundance from the spring, fall, and winter NEFSC bottom trawl surveys; (2) aggregate catch from one commercial fleet; and (</w:t>
      </w:r>
      <w:r w:rsidR="008C32D4">
        <w:rPr>
          <w:lang w:eastAsia="zh-CN"/>
        </w:rPr>
        <w:t>3</w:t>
      </w:r>
      <w:r w:rsidR="006250F2">
        <w:rPr>
          <w:lang w:eastAsia="zh-CN"/>
        </w:rPr>
        <w:t>) age composition from the three bottom trawl surveys and the commercial catch</w:t>
      </w:r>
      <w:r w:rsidR="008C32D4">
        <w:rPr>
          <w:lang w:eastAsia="zh-CN"/>
        </w:rPr>
        <w:t xml:space="preserve">. </w:t>
      </w:r>
      <w:r w:rsidR="00CE4FAD">
        <w:rPr>
          <w:lang w:eastAsia="zh-CN"/>
        </w:rPr>
        <w:t>As in Miller et al. (2016), a</w:t>
      </w:r>
      <w:r w:rsidR="00CE4FAD">
        <w:t xml:space="preserve">ge composition data were assumed to follow a logistic-normal distribution </w:t>
      </w:r>
      <w:r w:rsidR="00EE3D98">
        <w:t xml:space="preserve">with pooling of zero observations </w:t>
      </w:r>
      <w:r w:rsidR="00CE4FAD">
        <w:fldChar w:fldCharType="begin"/>
      </w:r>
      <w:r w:rsidR="00CE4FAD">
        <w:instrText xml:space="preserve"> ADDIN EN.CITE &lt;EndNote&gt;&lt;Cite&gt;&lt;Author&gt;Atchison&lt;/Author&gt;&lt;Year&gt;1980&lt;/Year&gt;&lt;RecNum&gt;270&lt;/RecNum&gt;&lt;DisplayText&gt;(Atchison and Shen 1980)&lt;/DisplayText&gt;&lt;record&gt;&lt;rec-number&gt;270&lt;/rec-number&gt;&lt;foreign-keys&gt;&lt;key app="EN" db-id="sfrdfvtvbdax5de2svmvr9smwwas0vts2999" timestamp="1501885991"&gt;270&lt;/key&gt;&lt;/foreign-keys&gt;&lt;ref-type name="Journal Article"&gt;17&lt;/ref-type&gt;&lt;contributors&gt;&lt;authors&gt;&lt;author&gt;Atchison, J&lt;/author&gt;&lt;author&gt;Shen, Sheng M&lt;/author&gt;&lt;/authors&gt;&lt;/contributors&gt;&lt;titles&gt;&lt;title&gt;Logistic-normal distributions: Some properties and uses&lt;/title&gt;&lt;secondary-title&gt;Biometrika&lt;/secondary-title&gt;&lt;/titles&gt;&lt;periodical&gt;&lt;full-title&gt;Biometrika&lt;/full-title&gt;&lt;/periodical&gt;&lt;pages&gt;261-272&lt;/pages&gt;&lt;volume&gt;67&lt;/volume&gt;&lt;number&gt;2&lt;/number&gt;&lt;dates&gt;&lt;year&gt;1980&lt;/year&gt;&lt;/dates&gt;&lt;isbn&gt;1464-3510&lt;/isbn&gt;&lt;urls&gt;&lt;/urls&gt;&lt;/record&gt;&lt;/Cite&gt;&lt;/EndNote&gt;</w:instrText>
      </w:r>
      <w:r w:rsidR="00CE4FAD">
        <w:fldChar w:fldCharType="separate"/>
      </w:r>
      <w:r w:rsidR="00CE4FAD">
        <w:rPr>
          <w:noProof/>
        </w:rPr>
        <w:t>(Atchison and Shen 1980)</w:t>
      </w:r>
      <w:r w:rsidR="00CE4FAD">
        <w:fldChar w:fldCharType="end"/>
      </w:r>
      <w:r w:rsidR="00CE4FAD">
        <w:t xml:space="preserve">. </w:t>
      </w:r>
      <w:r w:rsidR="006250F2">
        <w:rPr>
          <w:lang w:eastAsia="zh-CN"/>
        </w:rPr>
        <w:t>Empirical weight-</w:t>
      </w:r>
      <w:r w:rsidR="008C32D4">
        <w:rPr>
          <w:lang w:eastAsia="zh-CN"/>
        </w:rPr>
        <w:t>at-age, natural mortality-at-age, and maturity-at-age were treated as known</w:t>
      </w:r>
      <w:r w:rsidR="006250F2">
        <w:rPr>
          <w:lang w:eastAsia="zh-CN"/>
        </w:rPr>
        <w:t xml:space="preserve">. </w:t>
      </w:r>
      <w:r w:rsidR="006250F2">
        <w:t>Maturity</w:t>
      </w:r>
      <w:r w:rsidR="006250F2" w:rsidRPr="009A4919">
        <w:t xml:space="preserve"> </w:t>
      </w:r>
      <w:r w:rsidR="008C32D4">
        <w:t>wa</w:t>
      </w:r>
      <w:r w:rsidR="006250F2">
        <w:t>s</w:t>
      </w:r>
      <w:r w:rsidR="006250F2" w:rsidRPr="009A4919">
        <w:t xml:space="preserve"> </w:t>
      </w:r>
      <w:r w:rsidR="006250F2">
        <w:t>fixed at</w:t>
      </w:r>
      <w:r w:rsidR="008C32D4" w:rsidRPr="008C32D4">
        <w:t xml:space="preserve"> 0.0052</w:t>
      </w:r>
      <w:r w:rsidR="008C32D4">
        <w:t xml:space="preserve">, </w:t>
      </w:r>
      <w:r w:rsidR="008C32D4" w:rsidRPr="008C32D4">
        <w:t>0.6836</w:t>
      </w:r>
      <w:r w:rsidR="008C32D4">
        <w:t xml:space="preserve">, </w:t>
      </w:r>
      <w:r w:rsidR="008C32D4" w:rsidRPr="008C32D4">
        <w:t>0.9854</w:t>
      </w:r>
      <w:r w:rsidR="008C32D4">
        <w:t>,</w:t>
      </w:r>
      <w:r w:rsidR="008C32D4" w:rsidRPr="008C32D4">
        <w:t xml:space="preserve"> 0.9970</w:t>
      </w:r>
      <w:r w:rsidR="008C32D4">
        <w:t xml:space="preserve">, </w:t>
      </w:r>
      <w:r w:rsidR="008C32D4" w:rsidRPr="008C32D4">
        <w:t>0.9963</w:t>
      </w:r>
      <w:r w:rsidR="008C32D4">
        <w:t xml:space="preserve">, and 1 for ages 1-6, while natural mortality was specified as </w:t>
      </w:r>
      <w:r w:rsidR="008C32D4" w:rsidRPr="008C32D4">
        <w:t>0.405</w:t>
      </w:r>
      <w:r w:rsidR="008C32D4">
        <w:t xml:space="preserve">, </w:t>
      </w:r>
      <w:r w:rsidR="008C32D4" w:rsidRPr="008C32D4">
        <w:t>0.336</w:t>
      </w:r>
      <w:r w:rsidR="008C32D4">
        <w:t xml:space="preserve">, </w:t>
      </w:r>
      <w:r w:rsidR="008C32D4" w:rsidRPr="008C32D4">
        <w:t>0.296</w:t>
      </w:r>
      <w:r w:rsidR="008C32D4">
        <w:t xml:space="preserve">, </w:t>
      </w:r>
      <w:r w:rsidR="008C32D4" w:rsidRPr="008C32D4">
        <w:t>0.275</w:t>
      </w:r>
      <w:r w:rsidR="008C32D4">
        <w:t xml:space="preserve">, </w:t>
      </w:r>
      <w:r w:rsidR="008C32D4" w:rsidRPr="008C32D4">
        <w:t>0.256</w:t>
      </w:r>
      <w:r w:rsidR="008C32D4">
        <w:t xml:space="preserve">, and </w:t>
      </w:r>
      <w:r w:rsidR="008C32D4" w:rsidRPr="008C32D4">
        <w:t>0.231</w:t>
      </w:r>
      <w:r w:rsidR="008C32D4">
        <w:t>1 yr</w:t>
      </w:r>
      <w:r w:rsidR="008C32D4" w:rsidRPr="008C32D4">
        <w:rPr>
          <w:vertAlign w:val="superscript"/>
        </w:rPr>
        <w:t>-1</w:t>
      </w:r>
      <w:r w:rsidR="008C32D4">
        <w:t xml:space="preserve"> for ages 1-6 </w:t>
      </w:r>
      <w:r w:rsidR="006250F2">
        <w:fldChar w:fldCharType="begin"/>
      </w:r>
      <w:r w:rsidR="006250F2">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6250F2">
        <w:fldChar w:fldCharType="separate"/>
      </w:r>
      <w:r w:rsidR="006250F2">
        <w:rPr>
          <w:noProof/>
        </w:rPr>
        <w:t>(NEFSC 20</w:t>
      </w:r>
      <w:r w:rsidR="008C32D4">
        <w:rPr>
          <w:noProof/>
        </w:rPr>
        <w:t>20</w:t>
      </w:r>
      <w:r w:rsidR="006250F2">
        <w:rPr>
          <w:noProof/>
        </w:rPr>
        <w:t>)</w:t>
      </w:r>
      <w:r w:rsidR="006250F2">
        <w:fldChar w:fldCharType="end"/>
      </w:r>
      <w:r w:rsidR="006250F2">
        <w:t xml:space="preserve">. </w:t>
      </w:r>
      <w:r w:rsidR="00C56206">
        <w:t xml:space="preserve">Selectivity of the fleet was divided into six time blocks as in NEFSC (2020). We estimated logistic selectivity for the fleet and indices, except in </w:t>
      </w:r>
      <w:proofErr w:type="gramStart"/>
      <w:r w:rsidR="00C56206">
        <w:t>three time</w:t>
      </w:r>
      <w:proofErr w:type="gramEnd"/>
      <w:r w:rsidR="00C56206">
        <w:t xml:space="preserve"> blocks where age-specific, flat-topped selectivity facilitated convergence</w:t>
      </w:r>
      <w:r w:rsidR="00036C2C">
        <w:t>, i.e. we fixed selectivity at 1 for older ages and estimated selectivity at younger ages as free parameters</w:t>
      </w:r>
      <w:r w:rsidR="00C56206">
        <w:t xml:space="preserve">. </w:t>
      </w:r>
      <w:r w:rsidR="00C56206">
        <w:rPr>
          <w:lang w:eastAsia="zh-CN"/>
        </w:rPr>
        <w:t xml:space="preserve">During three prediction years, </w:t>
      </w:r>
      <m:oMath>
        <m:r>
          <w:rPr>
            <w:rFonts w:ascii="Cambria Math" w:hAnsi="Cambria Math"/>
            <w:lang w:eastAsia="zh-CN"/>
          </w:rPr>
          <m:t>F</m:t>
        </m:r>
      </m:oMath>
      <w:r w:rsidR="00C56206">
        <w:rPr>
          <w:lang w:eastAsia="zh-CN"/>
        </w:rPr>
        <w:t xml:space="preserve">, weight, and maturity were fixed at the values </w:t>
      </w:r>
      <w:r w:rsidR="00EE3D98">
        <w:rPr>
          <w:lang w:eastAsia="zh-CN"/>
        </w:rPr>
        <w:t xml:space="preserve">in </w:t>
      </w:r>
      <w:r w:rsidR="00C56206">
        <w:rPr>
          <w:lang w:eastAsia="zh-CN"/>
        </w:rPr>
        <w:t xml:space="preserve">the terminal year of the data. Variables treated as random effects, such as numbers-at-age, </w:t>
      </w:r>
      <w:r w:rsidR="00C56206" w:rsidRPr="00154FA3">
        <w:rPr>
          <w:i/>
          <w:iCs/>
          <w:lang w:eastAsia="zh-CN"/>
        </w:rPr>
        <w:t>M</w:t>
      </w:r>
      <w:r w:rsidR="00C56206">
        <w:rPr>
          <w:lang w:eastAsia="zh-CN"/>
        </w:rPr>
        <w:t xml:space="preserve">, and the CPI, were forecast in the prediction years by simply continuing the stochastic process, e.g. </w:t>
      </w:r>
      <w:proofErr w:type="gramStart"/>
      <w:r w:rsidR="00C56206">
        <w:rPr>
          <w:lang w:eastAsia="zh-CN"/>
        </w:rPr>
        <w:t>AR(</w:t>
      </w:r>
      <w:proofErr w:type="gramEnd"/>
      <w:r w:rsidR="00C56206">
        <w:rPr>
          <w:lang w:eastAsia="zh-CN"/>
        </w:rPr>
        <w:t xml:space="preserve">1) for the CPI. </w:t>
      </w:r>
      <w:r w:rsidR="005A79A5">
        <w:rPr>
          <w:lang w:eastAsia="zh-CN"/>
        </w:rPr>
        <w:t>All</w:t>
      </w:r>
      <w:r w:rsidR="008C32D4">
        <w:rPr>
          <w:lang w:eastAsia="zh-CN"/>
        </w:rPr>
        <w:t xml:space="preserve"> the </w:t>
      </w:r>
      <w:proofErr w:type="gramStart"/>
      <w:r w:rsidR="008C32D4">
        <w:rPr>
          <w:lang w:eastAsia="zh-CN"/>
        </w:rPr>
        <w:t>aforementioned data</w:t>
      </w:r>
      <w:proofErr w:type="gramEnd"/>
      <w:r w:rsidR="008C32D4">
        <w:rPr>
          <w:lang w:eastAsia="zh-CN"/>
        </w:rPr>
        <w:t xml:space="preserve"> and the </w:t>
      </w:r>
      <w:r w:rsidR="005A79A5">
        <w:rPr>
          <w:lang w:eastAsia="zh-CN"/>
        </w:rPr>
        <w:t xml:space="preserve">complete </w:t>
      </w:r>
      <w:r w:rsidR="008C32D4">
        <w:rPr>
          <w:lang w:eastAsia="zh-CN"/>
        </w:rPr>
        <w:t xml:space="preserve">assessment </w:t>
      </w:r>
      <w:r w:rsidR="005A79A5">
        <w:rPr>
          <w:lang w:eastAsia="zh-CN"/>
        </w:rPr>
        <w:t xml:space="preserve">report </w:t>
      </w:r>
      <w:r w:rsidR="006250F2">
        <w:rPr>
          <w:lang w:eastAsia="zh-CN"/>
        </w:rPr>
        <w:t>can be accessed at</w:t>
      </w:r>
      <w:r w:rsidR="008A5784">
        <w:rPr>
          <w:lang w:eastAsia="zh-CN"/>
        </w:rPr>
        <w:t xml:space="preserve"> </w:t>
      </w:r>
      <w:r w:rsidR="008A5784" w:rsidRPr="008C32D4">
        <w:t>https://apps-nefsc.fisheries.noaa.gov/saw/sasi/sasi_report_options.php</w:t>
      </w:r>
      <w:r w:rsidR="006250F2">
        <w:rPr>
          <w:lang w:eastAsia="zh-CN"/>
        </w:rPr>
        <w:t xml:space="preserve">. </w:t>
      </w:r>
    </w:p>
    <w:p w14:paraId="0954859E" w14:textId="359E8419" w:rsidR="00531973" w:rsidRDefault="005A79A5" w:rsidP="00EC3D49">
      <w:pPr>
        <w:pStyle w:val="Chapterheading0"/>
        <w:spacing w:after="0"/>
        <w:ind w:firstLine="720"/>
        <w:jc w:val="left"/>
      </w:pPr>
      <w:r>
        <w:t xml:space="preserve">We first considered six models </w:t>
      </w:r>
      <w:r w:rsidR="005C43DA">
        <w:t>treating only the numbers-at-age (NAA) as random effects</w:t>
      </w:r>
      <w:r>
        <w:t xml:space="preserve"> </w:t>
      </w:r>
      <w:r w:rsidR="005C43DA">
        <w:t>(</w:t>
      </w:r>
      <w:r w:rsidR="00371C02">
        <w:t>Table 1</w:t>
      </w:r>
      <w:r>
        <w:t>)</w:t>
      </w:r>
      <w:r w:rsidR="00371C02">
        <w:t xml:space="preserve">. </w:t>
      </w:r>
      <w:r w:rsidR="00B653A8">
        <w:t>T</w:t>
      </w:r>
      <w:r w:rsidR="00371C02" w:rsidRPr="00371C02">
        <w:t xml:space="preserve">hese models estimated deviations in survival by </w:t>
      </w:r>
      <w:r w:rsidR="00371C02">
        <w:t>age and year</w:t>
      </w:r>
      <w:r w:rsidR="00371C02" w:rsidRPr="00371C02">
        <w:t xml:space="preserv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371C02" w:rsidRPr="00371C02">
        <w:t xml:space="preserve">, </w:t>
      </w:r>
      <w:r w:rsidR="00B653A8">
        <w:t>assuming</w:t>
      </w:r>
      <w:r w:rsidR="00371C02" w:rsidRPr="00371C02">
        <w:t xml:space="preserve"> </w:t>
      </w:r>
      <w:r w:rsidR="00B653A8">
        <w:t xml:space="preserve">alternative </w:t>
      </w:r>
      <w:r w:rsidR="00862F13">
        <w:t>auto</w:t>
      </w:r>
      <w:r w:rsidR="00B653A8">
        <w:t xml:space="preserve">correlation structures formed by fixing or estimating the three parameters in </w:t>
      </w:r>
      <w:r w:rsidR="00371C02" w:rsidRPr="00371C02">
        <w:t xml:space="preserve">Eq. 5. </w:t>
      </w:r>
      <w:r w:rsidR="00626EC6">
        <w:t xml:space="preserve">We refer to </w:t>
      </w:r>
      <w:r w:rsidR="00371C02" w:rsidRPr="00371C02">
        <w:t xml:space="preserve">NAA-1 </w:t>
      </w:r>
      <w:r w:rsidR="00626EC6">
        <w:t xml:space="preserve">as the “base” model, because it </w:t>
      </w:r>
      <w:r w:rsidR="00371C02">
        <w:t>wa</w:t>
      </w:r>
      <w:r w:rsidR="00371C02" w:rsidRPr="00371C02">
        <w:t xml:space="preserve">s most </w:t>
      </w:r>
      <w:proofErr w:type="gramStart"/>
      <w:r w:rsidR="00371C02" w:rsidRPr="00371C02">
        <w:t>similar to</w:t>
      </w:r>
      <w:proofErr w:type="gramEnd"/>
      <w:r w:rsidR="00371C02" w:rsidRPr="00371C02">
        <w:t xml:space="preserve"> a statistical catch-at-age model, where recruitment is typically estimated independently by year and survival is deterministic.</w:t>
      </w:r>
      <w:r w:rsidR="00371C02">
        <w:t xml:space="preserve"> NAA-2 added recruitment autocorrelation. NAA-3 through NAA-6 estimated “full state-space” models, with numbers at all ages treated as random effects, but with different </w:t>
      </w:r>
      <w:r w:rsidR="00862F13">
        <w:lastRenderedPageBreak/>
        <w:t>auto</w:t>
      </w:r>
      <w:r w:rsidR="00371C02">
        <w:t xml:space="preserve">correlation structures. NAA-3 estimated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371C02">
        <w:t xml:space="preserve"> independently as in Miller et al. (2016) and Nielsen and Berg (2014), NAA-4 and NAA-5 added autocorrelation across ages and years, and NAA-6 estimated all parameters in the described 2D AR(1) smoother (Eq. 5, Table 1).</w:t>
      </w:r>
      <w:r w:rsidR="00B653A8">
        <w:t xml:space="preserve"> To isolate the effect of incorporating the 2D </w:t>
      </w:r>
      <w:proofErr w:type="gramStart"/>
      <w:r w:rsidR="00B653A8">
        <w:t>AR(</w:t>
      </w:r>
      <w:proofErr w:type="gramEnd"/>
      <w:r w:rsidR="00B653A8">
        <w:t xml:space="preserve">1) smoother on survival, we compared the model fit, retrospective pattern, and relative difference in SSB and </w:t>
      </w:r>
      <w:r w:rsidR="006919C1" w:rsidRPr="006919C1">
        <w:rPr>
          <w:i/>
          <w:iCs/>
        </w:rPr>
        <w:t>F</w:t>
      </w:r>
      <w:r w:rsidR="006919C1">
        <w:t xml:space="preserve"> </w:t>
      </w:r>
      <w:r w:rsidR="00B653A8">
        <w:t>estimates from NAA-6 versus NAA-3.</w:t>
      </w:r>
    </w:p>
    <w:p w14:paraId="5B1EB88B" w14:textId="3F3E8602" w:rsidR="00371C02" w:rsidRDefault="00587B01" w:rsidP="00EC3D49">
      <w:pPr>
        <w:pStyle w:val="Chapterheading0"/>
        <w:spacing w:after="0"/>
        <w:ind w:firstLine="720"/>
        <w:jc w:val="left"/>
      </w:pPr>
      <w:r>
        <w:t xml:space="preserve">Next, we </w:t>
      </w:r>
      <w:r w:rsidR="003F6D74">
        <w:t xml:space="preserve">fit a set of models treating </w:t>
      </w:r>
      <w:r>
        <w:t xml:space="preserve">the numbers-at-age as in the base model, NAA-1, </w:t>
      </w:r>
      <w:r w:rsidR="003F6D74">
        <w:t>but</w:t>
      </w:r>
      <w:r>
        <w:t xml:space="preserve"> includ</w:t>
      </w:r>
      <w:r w:rsidR="003F6D74">
        <w:t>ing</w:t>
      </w:r>
      <w:r>
        <w:t xml:space="preserve"> </w:t>
      </w:r>
      <w:r w:rsidR="005C43DA">
        <w:t>deviations in</w:t>
      </w:r>
      <w:r>
        <w:t xml:space="preserve"> </w:t>
      </w:r>
      <w:r w:rsidRPr="003F6D74">
        <w:rPr>
          <w:i/>
          <w:iCs/>
        </w:rPr>
        <w:t>M</w:t>
      </w:r>
      <w:r>
        <w:t xml:space="preserve"> with the same set of </w:t>
      </w:r>
      <w:r w:rsidR="00862F13">
        <w:t>auto</w:t>
      </w:r>
      <w:r>
        <w:t>correlation structures</w:t>
      </w:r>
      <w:r w:rsidR="00154FA3">
        <w:t>: none, independent, AR(1) by age, AR(1) by year, and 2D AR(1)</w:t>
      </w:r>
      <w:r>
        <w:t>.</w:t>
      </w:r>
      <w:r w:rsidR="00154FA3">
        <w:t xml:space="preserve"> For each </w:t>
      </w:r>
      <w:r w:rsidR="00862F13">
        <w:t>auto</w:t>
      </w:r>
      <w:r w:rsidR="00154FA3">
        <w:t xml:space="preserve">correlation structure, we alternatively fixed or estimated the mean </w:t>
      </w:r>
      <w:r w:rsidR="00154FA3" w:rsidRPr="00154FA3">
        <w:rPr>
          <w:i/>
          <w:iCs/>
        </w:rPr>
        <w:t>M</w:t>
      </w:r>
      <w:r w:rsidR="00154FA3">
        <w:t xml:space="preserve">,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w:t>
      </w:r>
      <w:r w:rsidR="00154FA3">
        <w:t xml:space="preserve">resulting in a set of 10 nested models (Table 2). </w:t>
      </w:r>
      <w:r w:rsidR="00B653A8">
        <w:t xml:space="preserve">As for the set of NAA models, we isolated the effect of the 2D AR(1) smoother on </w:t>
      </w:r>
      <w:r w:rsidR="00B653A8" w:rsidRPr="00B653A8">
        <w:rPr>
          <w:i/>
          <w:iCs/>
        </w:rPr>
        <w:t>M</w:t>
      </w:r>
      <w:r w:rsidR="00B653A8">
        <w:t xml:space="preserve"> by comparing M-2 to M-5 (fixed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and M-7 to M-10 (estimated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w:t>
      </w:r>
      <w:r w:rsidR="008A5784">
        <w:t xml:space="preserve">We then tested the ability of WHAM to simultaneously estimate numbers-at-age and </w:t>
      </w:r>
      <w:r w:rsidR="008A5784" w:rsidRPr="008A5784">
        <w:rPr>
          <w:i/>
          <w:iCs/>
        </w:rPr>
        <w:t>M</w:t>
      </w:r>
      <w:r w:rsidR="008A5784">
        <w:t xml:space="preserve"> as random effects, using only the independent and 2D </w:t>
      </w:r>
      <w:proofErr w:type="gramStart"/>
      <w:r w:rsidR="008A5784">
        <w:t>AR(</w:t>
      </w:r>
      <w:proofErr w:type="gramEnd"/>
      <w:r w:rsidR="008A5784">
        <w:t xml:space="preserve">1) </w:t>
      </w:r>
      <w:r w:rsidR="00862F13">
        <w:t>auto</w:t>
      </w:r>
      <w:r w:rsidR="008A5784">
        <w:t>correlation structures for each.</w:t>
      </w:r>
    </w:p>
    <w:bookmarkEnd w:id="37"/>
    <w:bookmarkEnd w:id="38"/>
    <w:p w14:paraId="374020E0" w14:textId="1C79360C" w:rsidR="006250F2" w:rsidRDefault="006250F2" w:rsidP="008A5784">
      <w:pPr>
        <w:pStyle w:val="Chapterheading0"/>
        <w:spacing w:after="0"/>
        <w:ind w:firstLine="720"/>
        <w:jc w:val="left"/>
      </w:pPr>
      <w:r>
        <w:t xml:space="preserve">Finally, we tested whether linking an environmental covariate to recruitment could further improve model fit and retrospective pattern. Miller et al. (2016) and </w:t>
      </w:r>
      <w:r w:rsidRPr="0015387F">
        <w:t>Xu et al. (</w:t>
      </w:r>
      <w:r>
        <w:t xml:space="preserve">2018) found that incorporating the Cold Pool Index (CPI) or Gulf Stream Index (GSI) into the stock-recruit function for SNEMA yellowtail flounder significantly improved model performance as measured by AIC and </w:t>
      </w:r>
      <w:proofErr w:type="spellStart"/>
      <w:r>
        <w:t>Mohn’s</w:t>
      </w:r>
      <w:proofErr w:type="spellEnd"/>
      <w:r>
        <w:t xml:space="preserve"> </w:t>
      </w:r>
      <m:oMath>
        <m:r>
          <w:rPr>
            <w:rFonts w:ascii="Cambria Math" w:hAnsi="Cambria Math"/>
          </w:rPr>
          <m:t>ρ</m:t>
        </m:r>
      </m:oMath>
      <w:r>
        <w:t>. Here, we used the CPI instead of the GSI because standard errors were straightforward to calculate for the CPI and these values could be used directly in the assessment model as observation error. This avoided the need to estimate the CPI observation error</w:t>
      </w:r>
      <w:r w:rsidR="00EE3D98">
        <w:t xml:space="preserve"> internally</w:t>
      </w:r>
      <w:r>
        <w:t>. We calculated the CPI as in Miller et al. (2016) and incorporated it into the Beverton-Holt stock-recruit function as a limiting factor:</w:t>
      </w:r>
    </w:p>
    <w:p w14:paraId="323A1209" w14:textId="77777777" w:rsidR="006250F2" w:rsidRPr="0073640B" w:rsidRDefault="006250F2" w:rsidP="008A5784">
      <w:pPr>
        <w:pStyle w:val="Chapterheading0"/>
        <w:spacing w:after="0"/>
        <w:ind w:firstLine="720"/>
        <w:jc w:val="left"/>
      </w:pPr>
      <m:oMathPara>
        <m:oMath>
          <m:r>
            <w:rPr>
              <w:rFonts w:ascii="Cambria Math" w:hAnsi="Cambria Math"/>
            </w:rPr>
            <w:lastRenderedPageBreak/>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CPI</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m:r>
            <w:rPr>
              <w:rFonts w:ascii="Cambria Math" w:hAnsi="Cambria Math"/>
            </w:rPr>
            <m:t>=</m:t>
          </m:r>
          <m:f>
            <m:fPr>
              <m:ctrlPr>
                <w:rPr>
                  <w:rFonts w:ascii="Cambria Math" w:hAnsi="Cambria Math"/>
                </w:rPr>
              </m:ctrlPr>
            </m:fPr>
            <m:num>
              <m:r>
                <w:rPr>
                  <w:rFonts w:ascii="Cambria Math" w:hAnsi="Cambria Math"/>
                </w:rPr>
                <m:t>SS</m:t>
              </m:r>
              <m:sSub>
                <m:sSubPr>
                  <m:ctrlPr>
                    <w:rPr>
                      <w:rFonts w:ascii="Cambria Math" w:hAnsi="Cambria Math"/>
                      <w:i/>
                    </w:rPr>
                  </m:ctrlPr>
                </m:sSubPr>
                <m:e>
                  <m:r>
                    <w:rPr>
                      <w:rFonts w:ascii="Cambria Math" w:hAnsi="Cambria Math"/>
                    </w:rPr>
                    <m:t>B</m:t>
                  </m:r>
                </m:e>
                <m:sub>
                  <m:r>
                    <w:rPr>
                      <w:rFonts w:ascii="Cambria Math" w:hAnsi="Cambria Math"/>
                    </w:rPr>
                    <m:t>y-1</m:t>
                  </m:r>
                </m:sub>
              </m:sSub>
            </m:num>
            <m:den>
              <m:r>
                <w:rPr>
                  <w:rFonts w:ascii="Cambria Math" w:hAnsi="Cambria Math"/>
                </w:rPr>
                <m:t>β</m:t>
              </m:r>
              <m:sSup>
                <m:sSupPr>
                  <m:ctrlPr>
                    <w:rPr>
                      <w:rFonts w:ascii="Cambria Math" w:hAnsi="Cambria Math"/>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CPI</m:t>
                      </m:r>
                    </m:e>
                    <m:sub>
                      <m:r>
                        <w:rPr>
                          <w:rFonts w:ascii="Cambria Math" w:hAnsi="Cambria Math"/>
                        </w:rPr>
                        <m:t>y-1</m:t>
                      </m:r>
                    </m:sub>
                  </m:sSub>
                </m:sup>
              </m:sSup>
              <m:r>
                <w:rPr>
                  <w:rFonts w:ascii="Cambria Math" w:hAnsi="Cambria Math"/>
                </w:rPr>
                <m:t>+αSS</m:t>
              </m:r>
              <m:sSub>
                <m:sSubPr>
                  <m:ctrlPr>
                    <w:rPr>
                      <w:rFonts w:ascii="Cambria Math" w:hAnsi="Cambria Math"/>
                      <w:i/>
                      <w:lang w:eastAsia="zh-CN"/>
                    </w:rPr>
                  </m:ctrlPr>
                </m:sSubPr>
                <m:e>
                  <m:r>
                    <w:rPr>
                      <w:rFonts w:ascii="Cambria Math" w:hAnsi="Cambria Math"/>
                    </w:rPr>
                    <m:t>B</m:t>
                  </m:r>
                  <m:ctrlPr>
                    <w:rPr>
                      <w:rFonts w:ascii="Cambria Math" w:hAnsi="Cambria Math"/>
                      <w:i/>
                    </w:rPr>
                  </m:ctrlPr>
                </m:e>
                <m:sub>
                  <m:r>
                    <w:rPr>
                      <w:rFonts w:ascii="Cambria Math" w:hAnsi="Cambria Math"/>
                      <w:lang w:eastAsia="zh-CN"/>
                    </w:rPr>
                    <m:t>y-1</m:t>
                  </m:r>
                </m:sub>
              </m:sSub>
            </m:den>
          </m:f>
          <m:r>
            <w:rPr>
              <w:rFonts w:ascii="Cambria Math" w:hAnsi="Cambria Math"/>
            </w:rPr>
            <m:t xml:space="preserve">   (7)</m:t>
          </m:r>
        </m:oMath>
      </m:oMathPara>
    </w:p>
    <w:p w14:paraId="3E7D98AB" w14:textId="78D2A2E1" w:rsidR="006250F2" w:rsidRDefault="006250F2" w:rsidP="008A5784">
      <w:pPr>
        <w:pStyle w:val="Chapterheading0"/>
        <w:spacing w:after="0"/>
        <w:jc w:val="left"/>
        <w:rPr>
          <w:lang w:eastAsia="zh-CN"/>
        </w:rPr>
      </w:pPr>
      <w:r>
        <w:t xml:space="preserve">where </w:t>
      </w:r>
      <m:oMath>
        <m:r>
          <w:rPr>
            <w:rFonts w:ascii="Cambria Math" w:hAnsi="Cambria Math"/>
          </w:rPr>
          <m:t>g</m:t>
        </m:r>
      </m:oMath>
      <w:r>
        <w:t xml:space="preserve"> is from Eq. 1.</w:t>
      </w:r>
    </w:p>
    <w:p w14:paraId="3F9D990D" w14:textId="5BD8734B" w:rsidR="004F3956" w:rsidRPr="00D64BD8" w:rsidRDefault="00036C2C" w:rsidP="003A2643">
      <w:pPr>
        <w:pStyle w:val="Chapterheading0"/>
        <w:spacing w:after="0"/>
        <w:ind w:firstLine="720"/>
        <w:jc w:val="left"/>
        <w:rPr>
          <w:lang w:eastAsia="zh-CN"/>
        </w:rPr>
      </w:pPr>
      <w:r>
        <w:t xml:space="preserve">We fit the models using WHAM, an R package that utilizes TMB </w:t>
      </w:r>
      <w:r w:rsidR="00EE3D98">
        <w:t xml:space="preserve">to fit age-structured, state-space stock assessments </w:t>
      </w:r>
      <w:r>
        <w:t xml:space="preserve">(Miller and Stock 2020). </w:t>
      </w:r>
      <w:r w:rsidR="003A51CA">
        <w:t>TMB</w:t>
      </w:r>
      <w:r w:rsidR="0094034C">
        <w:t xml:space="preserve"> calculates </w:t>
      </w:r>
      <w:r w:rsidR="003A51CA" w:rsidRPr="009A4919">
        <w:t>the marginal likelihood of fixed effect parameters using the Laplace approximation to</w:t>
      </w:r>
      <w:r w:rsidR="00F930AA">
        <w:t xml:space="preserve"> integrate across random effect parameters</w:t>
      </w:r>
      <w:r w:rsidR="003A51CA">
        <w:t xml:space="preserve"> </w:t>
      </w:r>
      <w:r w:rsidR="00450312">
        <w:fldChar w:fldCharType="begin"/>
      </w:r>
      <w:r w:rsidR="004E092F">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4E092F">
        <w:rPr>
          <w:noProof/>
        </w:rPr>
        <w:t>(Kristensen et al. 201</w:t>
      </w:r>
      <w:r w:rsidR="00A51C2A">
        <w:rPr>
          <w:noProof/>
        </w:rPr>
        <w:t>6</w:t>
      </w:r>
      <w:r w:rsidR="004E092F">
        <w:rPr>
          <w:noProof/>
        </w:rPr>
        <w:t>)</w:t>
      </w:r>
      <w:r w:rsidR="00450312">
        <w:fldChar w:fldCharType="end"/>
      </w:r>
      <w:r w:rsidR="003A51CA">
        <w:t xml:space="preserve">, and </w:t>
      </w:r>
      <w:r w:rsidR="003A51CA" w:rsidRPr="009A4919">
        <w:t xml:space="preserve">fixed effect parameters </w:t>
      </w:r>
      <w:r w:rsidR="003A51CA">
        <w:t xml:space="preserve">are then estimated </w:t>
      </w:r>
      <w:r w:rsidR="00A0599E">
        <w:t xml:space="preserve">by </w:t>
      </w:r>
      <w:r w:rsidR="003A51CA" w:rsidRPr="009A4919">
        <w:t>maximizing the marginal likelihood within R (R Core Team 20</w:t>
      </w:r>
      <w:r w:rsidR="0094034C">
        <w:t>20</w:t>
      </w:r>
      <w:r w:rsidR="003A51CA" w:rsidRPr="009A4919">
        <w:t>)</w:t>
      </w:r>
      <w:r w:rsidR="00450312" w:rsidRPr="009A4919">
        <w:fldChar w:fldCharType="begin"/>
      </w:r>
      <w:r w:rsidR="00F4790A">
        <w:instrText xml:space="preserve"> ADDIN EN.CITE &lt;EndNote&gt;&lt;Cite Hidden="1"&gt;&lt;RecNum&gt;218&lt;/RecNum&gt;&lt;record&gt;&lt;rec-number&gt;218&lt;/rec-number&gt;&lt;foreign-keys&gt;&lt;key app="EN" db-id="sfrdfvtvbdax5de2svmvr9smwwas0vts2999" timestamp="1474900643"&gt;218&lt;/key&gt;&lt;/foreign-keys&gt;&lt;ref-type name="Journal Article"&gt;17&lt;/ref-type&gt;&lt;contributors&gt;&lt;authors&gt;&lt;author&gt;R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https://www.R-project.org/.&lt;/title&gt;&lt;/titles&gt;&lt;dates&gt;&lt;year&gt;2015&lt;/year&gt;&lt;/dates&gt;&lt;urls&gt;&lt;/urls&gt;&lt;/record&gt;&lt;/Cite&gt;&lt;/EndNote&gt;</w:instrText>
      </w:r>
      <w:r w:rsidR="00450312" w:rsidRPr="009A4919">
        <w:fldChar w:fldCharType="end"/>
      </w:r>
      <w:r w:rsidR="003A51CA" w:rsidRPr="009A4919">
        <w:t>.</w:t>
      </w:r>
      <w:r w:rsidR="00F930AA">
        <w:t xml:space="preserve"> After </w:t>
      </w:r>
      <w:r w:rsidR="00A72A5C">
        <w:t xml:space="preserve">the fixed effect parameters </w:t>
      </w:r>
      <w:r w:rsidR="00A0599E">
        <w:t xml:space="preserve">are </w:t>
      </w:r>
      <w:r w:rsidR="00446505">
        <w:t>estimated</w:t>
      </w:r>
      <w:r w:rsidR="00F930AA">
        <w:t xml:space="preserve">, </w:t>
      </w:r>
      <w:r w:rsidR="00C6599E">
        <w:t xml:space="preserve">TMB </w:t>
      </w:r>
      <w:r w:rsidR="006E1285">
        <w:t xml:space="preserve">predicts </w:t>
      </w:r>
      <w:r w:rsidR="00C6599E">
        <w:t xml:space="preserve">the random effect </w:t>
      </w:r>
      <w:r w:rsidR="006E1285">
        <w:t xml:space="preserve">coefficients </w:t>
      </w:r>
      <w:r w:rsidR="00C6599E" w:rsidRPr="009A4919">
        <w:t>using empirical Bayes</w:t>
      </w:r>
      <w:r w:rsidR="00C6599E">
        <w:t xml:space="preserve"> </w:t>
      </w:r>
      <w:r w:rsidR="00450312">
        <w:fldChar w:fldCharType="begin"/>
      </w:r>
      <w:r w:rsidR="00AD6C69">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AD6C69">
        <w:rPr>
          <w:noProof/>
        </w:rPr>
        <w:t>(Kristensen et al. 201</w:t>
      </w:r>
      <w:r w:rsidR="00A51C2A">
        <w:rPr>
          <w:noProof/>
        </w:rPr>
        <w:t>6</w:t>
      </w:r>
      <w:r w:rsidR="00AD6C69">
        <w:rPr>
          <w:noProof/>
        </w:rPr>
        <w:t>)</w:t>
      </w:r>
      <w:r w:rsidR="00450312">
        <w:fldChar w:fldCharType="end"/>
      </w:r>
      <w:r w:rsidR="00C6599E">
        <w:t xml:space="preserve">. </w:t>
      </w:r>
      <w:r>
        <w:rPr>
          <w:lang w:eastAsia="zh-CN"/>
        </w:rPr>
        <w:t xml:space="preserve">We compared model </w:t>
      </w:r>
      <w:r>
        <w:t xml:space="preserve">fit and retrospective pattern using AIC and </w:t>
      </w:r>
      <w:proofErr w:type="spellStart"/>
      <w:r>
        <w:t>Mohn’s</w:t>
      </w:r>
      <w:proofErr w:type="spellEnd"/>
      <w:r>
        <w:t xml:space="preserve"> </w:t>
      </w:r>
      <m:oMath>
        <m:r>
          <w:rPr>
            <w:rFonts w:ascii="Cambria Math" w:hAnsi="Cambria Math"/>
          </w:rPr>
          <m:t>ρ</m:t>
        </m:r>
      </m:oMath>
      <w:r w:rsidR="008F45E6" w:rsidRPr="009A4919">
        <w:t xml:space="preserve"> </w:t>
      </w:r>
      <w:r w:rsidR="00450312" w:rsidRPr="009A4919">
        <w:fldChar w:fldCharType="begin"/>
      </w:r>
      <w:r w:rsidR="008B06BB">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rsidRPr="009A4919">
        <w:fldChar w:fldCharType="separate"/>
      </w:r>
      <w:r w:rsidR="008B06BB">
        <w:rPr>
          <w:noProof/>
        </w:rPr>
        <w:t>(Mohn 1999)</w:t>
      </w:r>
      <w:r w:rsidR="00450312" w:rsidRPr="009A4919">
        <w:fldChar w:fldCharType="end"/>
      </w:r>
      <w:r w:rsidR="00A0599E">
        <w:t xml:space="preserve">, using </w:t>
      </w:r>
      <w:r w:rsidR="002767EC" w:rsidRPr="009A4919">
        <w:t>seven retrospective peels</w:t>
      </w:r>
      <w:r w:rsidR="00AA36E3">
        <w:t xml:space="preserve"> </w:t>
      </w:r>
      <w:r w:rsidR="00A0599E">
        <w:t>a</w:t>
      </w:r>
      <w:r w:rsidR="002A3633">
        <w:t xml:space="preserve">s in the </w:t>
      </w:r>
      <w:r w:rsidR="00A0599E">
        <w:t xml:space="preserve">latest assessment </w:t>
      </w:r>
      <w:r w:rsidR="00AD1EED">
        <w:fldChar w:fldCharType="begin"/>
      </w:r>
      <w:r w:rsidR="00AD1EED">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AD1EED">
        <w:fldChar w:fldCharType="separate"/>
      </w:r>
      <w:r w:rsidR="00AD1EED">
        <w:rPr>
          <w:noProof/>
        </w:rPr>
        <w:t>(NEFSC 20</w:t>
      </w:r>
      <w:r w:rsidR="00A0599E">
        <w:rPr>
          <w:noProof/>
        </w:rPr>
        <w:t>20</w:t>
      </w:r>
      <w:r w:rsidR="00AD1EED">
        <w:rPr>
          <w:noProof/>
        </w:rPr>
        <w:t>)</w:t>
      </w:r>
      <w:r w:rsidR="00AD1EED">
        <w:fldChar w:fldCharType="end"/>
      </w:r>
      <w:r w:rsidR="00A0599E">
        <w:t>.</w:t>
      </w:r>
      <w:r w:rsidR="000A767C">
        <w:t xml:space="preserve"> </w:t>
      </w:r>
      <w:bookmarkStart w:id="39" w:name="_Toc465598052"/>
    </w:p>
    <w:p w14:paraId="0DF6E30E" w14:textId="6B289044" w:rsidR="00BC621B" w:rsidRPr="00BC621B" w:rsidRDefault="002767EC" w:rsidP="001829AC">
      <w:pPr>
        <w:pStyle w:val="Heading1"/>
        <w:numPr>
          <w:ilvl w:val="0"/>
          <w:numId w:val="15"/>
        </w:numPr>
      </w:pPr>
      <w:r w:rsidRPr="009A4919">
        <w:t>Results</w:t>
      </w:r>
      <w:bookmarkEnd w:id="39"/>
    </w:p>
    <w:p w14:paraId="537152EC" w14:textId="1256E02C" w:rsidR="00CB6861" w:rsidRPr="009A4919" w:rsidRDefault="00BC621B" w:rsidP="001829AC">
      <w:pPr>
        <w:pStyle w:val="Heading2"/>
      </w:pPr>
      <w:r>
        <w:t xml:space="preserve">3.1.  </w:t>
      </w:r>
      <w:r w:rsidR="001E6F32">
        <w:t xml:space="preserve">Numbers-at-age </w:t>
      </w:r>
      <w:r w:rsidR="002C67A3">
        <w:t>(survival) as random effects</w:t>
      </w:r>
    </w:p>
    <w:p w14:paraId="01B9E50E" w14:textId="66E88603" w:rsidR="00862F13" w:rsidRDefault="002C67A3" w:rsidP="000C5E25">
      <w:pPr>
        <w:pStyle w:val="Chapterheading0"/>
        <w:spacing w:after="0"/>
        <w:jc w:val="left"/>
      </w:pPr>
      <w:r>
        <w:t xml:space="preserve">Treating numbers at all ages as random effects resulted in markedly better model fit (lower AIC) and reduced retrospective pattern (lower </w:t>
      </w:r>
      <w:proofErr w:type="spellStart"/>
      <w:r>
        <w:t>Mohn’s</w:t>
      </w:r>
      <w:proofErr w:type="spellEnd"/>
      <w:r>
        <w:t xml:space="preserve"> </w:t>
      </w:r>
      <m:oMath>
        <m:r>
          <w:rPr>
            <w:rFonts w:ascii="Cambria Math" w:hAnsi="Cambria Math"/>
          </w:rPr>
          <m:t>ρ</m:t>
        </m:r>
      </m:oMath>
      <w:r>
        <w:t xml:space="preserve">; Table 3). </w:t>
      </w:r>
      <w:r w:rsidR="00B40538">
        <w:t xml:space="preserve">Estimating survival deviations with autocorrelation by age, year, or both further reduced AIC and </w:t>
      </w:r>
      <w:proofErr w:type="spellStart"/>
      <w:r w:rsidR="00B40538">
        <w:t>Mohn’s</w:t>
      </w:r>
      <w:proofErr w:type="spellEnd"/>
      <w:r w:rsidR="00B40538">
        <w:t xml:space="preserve"> </w:t>
      </w:r>
      <m:oMath>
        <m:r>
          <w:rPr>
            <w:rFonts w:ascii="Cambria Math" w:hAnsi="Cambria Math"/>
          </w:rPr>
          <m:t>ρ</m:t>
        </m:r>
      </m:oMath>
      <w:r w:rsidR="00B40538">
        <w:t xml:space="preserve">. </w:t>
      </w:r>
      <w:r w:rsidR="00762789">
        <w:t>A</w:t>
      </w:r>
      <w:r w:rsidR="00762789" w:rsidRPr="009A4919">
        <w:t xml:space="preserve">ccording to </w:t>
      </w:r>
      <w:r w:rsidR="00762789">
        <w:t xml:space="preserve">both </w:t>
      </w:r>
      <w:r w:rsidR="00762789" w:rsidRPr="009A4919">
        <w:t xml:space="preserve">AIC and </w:t>
      </w:r>
      <w:r w:rsidR="00762789">
        <w:t xml:space="preserve">the magnitude of estimated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762789"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762789" w:rsidRPr="009A4919">
        <w:t xml:space="preserve">, the </w:t>
      </w:r>
      <w:r w:rsidR="00762789">
        <w:t xml:space="preserve">among-year autocorrelation </w:t>
      </w:r>
      <w:r w:rsidR="00762789">
        <w:rPr>
          <w:rFonts w:hint="eastAsia"/>
          <w:lang w:eastAsia="zh-CN"/>
        </w:rPr>
        <w:t xml:space="preserve">in survival </w:t>
      </w:r>
      <w:r w:rsidR="00762789">
        <w:rPr>
          <w:lang w:eastAsia="zh-CN"/>
        </w:rPr>
        <w:t xml:space="preserve">deviations </w:t>
      </w:r>
      <w:r w:rsidR="00762789">
        <w:t>was</w:t>
      </w:r>
      <w:r w:rsidR="00762789" w:rsidRPr="009A4919">
        <w:t xml:space="preserve"> </w:t>
      </w:r>
      <w:r w:rsidR="00762789">
        <w:t xml:space="preserve">higher </w:t>
      </w:r>
      <w:r w:rsidR="00762789" w:rsidRPr="009A4919">
        <w:t xml:space="preserve">and </w:t>
      </w:r>
      <w:r w:rsidR="00762789">
        <w:t>had larger impact on model fit</w:t>
      </w:r>
      <w:r w:rsidR="00762789" w:rsidRPr="009A4919">
        <w:t xml:space="preserve"> than the </w:t>
      </w:r>
      <w:r w:rsidR="00762789">
        <w:t>among-age autocorrelation in survival deviations (Table 3</w:t>
      </w:r>
      <w:r w:rsidR="00762789" w:rsidRPr="009A4919">
        <w:t>).</w:t>
      </w:r>
      <w:r w:rsidR="00762789">
        <w:t xml:space="preserve"> </w:t>
      </w:r>
      <w:r w:rsidR="00466F92">
        <w:t xml:space="preserve">The survival deviations estimated by models with autocorrelation were smoothed across ages </w:t>
      </w:r>
      <w:ins w:id="40" w:author="Haikun Xu" w:date="2020-08-07T14:49:00Z">
        <w:r w:rsidR="00B26074">
          <w:t>or/</w:t>
        </w:r>
      </w:ins>
      <w:r w:rsidR="00466F92">
        <w:t xml:space="preserve">and years relative to the models with independent deviations (Fig. 1). </w:t>
      </w:r>
      <w:r w:rsidR="00B40538">
        <w:t xml:space="preserve">NAA-6, with the 2D AR(1) structure, had the best fit and retrospective pattern, reducing AIC by 36.2,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B40538">
        <w:t xml:space="preserve"> by 0.41, </w:t>
      </w:r>
      <m:oMath>
        <m:sSub>
          <m:sSubPr>
            <m:ctrlPr>
              <w:rPr>
                <w:rFonts w:ascii="Cambria Math" w:hAnsi="Cambria Math"/>
                <w:i/>
              </w:rPr>
            </m:ctrlPr>
          </m:sSubPr>
          <m:e>
            <m:r>
              <w:rPr>
                <w:rFonts w:ascii="Cambria Math" w:hAnsi="Cambria Math"/>
              </w:rPr>
              <m:t>ρ</m:t>
            </m:r>
          </m:e>
          <m:sub>
            <m:r>
              <w:rPr>
                <w:rFonts w:ascii="Cambria Math" w:hAnsi="Cambria Math"/>
              </w:rPr>
              <m:t>SSB</m:t>
            </m:r>
          </m:sub>
        </m:sSub>
      </m:oMath>
      <w:r w:rsidR="00B40538">
        <w:t xml:space="preserve"> by 0.18, and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B40538">
        <w:t xml:space="preserve"> by 0.14 compared to NAA-3 with independent survival deviations (Table 3).</w:t>
      </w:r>
      <w:r w:rsidR="00466F92">
        <w:t xml:space="preserve"> Simply constraining the survival deviations with the 2D </w:t>
      </w:r>
      <w:proofErr w:type="gramStart"/>
      <w:r w:rsidR="00466F92">
        <w:t>AR(</w:t>
      </w:r>
      <w:proofErr w:type="gramEnd"/>
      <w:r w:rsidR="00466F92">
        <w:t xml:space="preserve">1) </w:t>
      </w:r>
      <w:r w:rsidR="00466F92">
        <w:lastRenderedPageBreak/>
        <w:t xml:space="preserve">structure reduced estimates of </w:t>
      </w:r>
      <w:r w:rsidR="006919C1" w:rsidRPr="006919C1">
        <w:rPr>
          <w:i/>
          <w:iCs/>
        </w:rPr>
        <w:t>F</w:t>
      </w:r>
      <w:r w:rsidR="006919C1">
        <w:t xml:space="preserve"> </w:t>
      </w:r>
      <w:r w:rsidR="00466F92">
        <w:t xml:space="preserve">and increased estimates of SSB by about 15% (relative difference between NAA-6 and NAA-3; </w:t>
      </w:r>
      <w:commentRangeStart w:id="41"/>
      <w:commentRangeStart w:id="42"/>
      <w:r w:rsidR="00466F92">
        <w:t>Fig. 2</w:t>
      </w:r>
      <w:commentRangeEnd w:id="41"/>
      <w:r w:rsidR="00B26074">
        <w:rPr>
          <w:rStyle w:val="CommentReference"/>
          <w:rFonts w:eastAsiaTheme="minorEastAsia"/>
          <w:lang w:eastAsia="zh-CN"/>
        </w:rPr>
        <w:commentReference w:id="41"/>
      </w:r>
      <w:commentRangeEnd w:id="42"/>
      <w:r w:rsidR="004F6A20">
        <w:rPr>
          <w:rStyle w:val="CommentReference"/>
          <w:rFonts w:eastAsiaTheme="minorEastAsia"/>
          <w:lang w:eastAsia="zh-CN"/>
        </w:rPr>
        <w:commentReference w:id="42"/>
      </w:r>
      <w:r w:rsidR="00466F92">
        <w:t xml:space="preserve">). </w:t>
      </w:r>
      <w:r w:rsidR="00762789">
        <w:t xml:space="preserve">NAA-3 and NAA-6 estimated similar SSB in the terminal year of the assessment, 2018, but then differed in their SSB estimates in the projection years by about 30%, even though </w:t>
      </w:r>
      <w:r w:rsidR="006919C1" w:rsidRPr="006919C1">
        <w:rPr>
          <w:i/>
          <w:iCs/>
        </w:rPr>
        <w:t>F</w:t>
      </w:r>
      <w:r w:rsidR="006919C1">
        <w:t xml:space="preserve"> </w:t>
      </w:r>
      <w:r w:rsidR="00762789">
        <w:t>was held constant at similar values (Fig. 2).</w:t>
      </w:r>
    </w:p>
    <w:p w14:paraId="426B4293" w14:textId="2E98EAF0" w:rsidR="000C5E25" w:rsidRDefault="00B479A9" w:rsidP="000C5E25">
      <w:pPr>
        <w:pStyle w:val="Chapterheading0"/>
        <w:ind w:firstLine="720"/>
        <w:jc w:val="left"/>
      </w:pPr>
      <w:r>
        <w:t>The survival deviations estimated in years near the end of the assessment impacted the projections of SSB. For instance, all</w:t>
      </w:r>
      <w:r w:rsidR="005737D5">
        <w:t xml:space="preserve"> NAA models estimated very low recruitment in 2015</w:t>
      </w:r>
      <w:r>
        <w:t xml:space="preserve">, i.e. strong negative survival of age-1 fish, and this propagated through the end of the assessment and into the projection years for models that included </w:t>
      </w:r>
      <w:commentRangeStart w:id="43"/>
      <w:r>
        <w:t xml:space="preserve">autocorrelation by year </w:t>
      </w:r>
      <w:commentRangeEnd w:id="43"/>
      <w:r w:rsidR="00B26074">
        <w:rPr>
          <w:rStyle w:val="CommentReference"/>
          <w:rFonts w:eastAsiaTheme="minorEastAsia"/>
          <w:lang w:eastAsia="zh-CN"/>
        </w:rPr>
        <w:commentReference w:id="43"/>
      </w:r>
      <w:r>
        <w:t xml:space="preserve">(Fig. 1). </w:t>
      </w:r>
      <w:r w:rsidR="008E5BB2">
        <w:t>In the terminal year, t</w:t>
      </w:r>
      <w:r>
        <w:t>hese models also estimated negative survival deviations for ages 2-4</w:t>
      </w:r>
      <w:r w:rsidR="008E5BB2">
        <w:t>, but slightly positive deviations for the plus</w:t>
      </w:r>
      <w:r w:rsidR="008977B5">
        <w:t>-</w:t>
      </w:r>
      <w:r w:rsidR="008E5BB2">
        <w:t>group</w:t>
      </w:r>
      <w:r>
        <w:t xml:space="preserve">. </w:t>
      </w:r>
      <w:r w:rsidR="008E5BB2">
        <w:t xml:space="preserve">The combined effect of the survival deviations across ages resulted in the model with 2D </w:t>
      </w:r>
      <w:proofErr w:type="gramStart"/>
      <w:r w:rsidR="008E5BB2">
        <w:t>AR(</w:t>
      </w:r>
      <w:proofErr w:type="gramEnd"/>
      <w:r w:rsidR="008E5BB2">
        <w:t>1) autocorrelation projecting lower SSB in 2019</w:t>
      </w:r>
      <w:r w:rsidR="004E2F49">
        <w:t xml:space="preserve">, but higher SSB in 2020-2021, </w:t>
      </w:r>
      <w:r w:rsidR="008E5BB2">
        <w:t>than the model with independent deviations (Fig. 2</w:t>
      </w:r>
      <w:r w:rsidR="004E2F49">
        <w:t xml:space="preserve">). </w:t>
      </w:r>
      <w:r w:rsidR="000C5E25">
        <w:t>Note that the</w:t>
      </w:r>
      <w:r w:rsidR="000C5E25" w:rsidRPr="009A4919">
        <w:t xml:space="preserve"> </w:t>
      </w:r>
      <w:r w:rsidR="004E2F49">
        <w:t xml:space="preserve">projected </w:t>
      </w:r>
      <w:r w:rsidR="000C5E25" w:rsidRPr="009A4919">
        <w:t xml:space="preserve">survival </w:t>
      </w:r>
      <w:r w:rsidR="000C5E25">
        <w:t>deviation</w:t>
      </w:r>
      <w:r w:rsidR="004E2F49">
        <w:t>s</w:t>
      </w:r>
      <w:r w:rsidR="000C5E25" w:rsidRPr="009A4919">
        <w:t xml:space="preserve"> </w:t>
      </w:r>
      <w:bookmarkStart w:id="44" w:name="OLE_LINK7"/>
      <w:bookmarkStart w:id="45" w:name="OLE_LINK8"/>
      <w:r w:rsidR="000C5E25" w:rsidRPr="009A4919">
        <w:t>a</w:t>
      </w:r>
      <w:hyperlink r:id="rId11" w:history="1">
        <w:r w:rsidR="000C5E25" w:rsidRPr="009A4919">
          <w:t>symptot</w:t>
        </w:r>
      </w:hyperlink>
      <w:r w:rsidR="000C5E25" w:rsidRPr="009A4919">
        <w:t>ically</w:t>
      </w:r>
      <w:bookmarkEnd w:id="44"/>
      <w:bookmarkEnd w:id="45"/>
      <w:r w:rsidR="000C5E25">
        <w:t xml:space="preserve"> approach</w:t>
      </w:r>
      <w:r w:rsidR="00BB5F1E">
        <w:t>ed</w:t>
      </w:r>
      <w:r w:rsidR="000C5E25" w:rsidRPr="009A4919">
        <w:t xml:space="preserve"> zero </w:t>
      </w:r>
      <w:r w:rsidR="000C5E25">
        <w:t>over time (Fig</w:t>
      </w:r>
      <w:r w:rsidR="000C5E25" w:rsidRPr="009A4919">
        <w:t>.</w:t>
      </w:r>
      <w:r w:rsidR="000C5E25">
        <w:t xml:space="preserve"> </w:t>
      </w:r>
      <w:r w:rsidR="004E2F49">
        <w:t>1</w:t>
      </w:r>
      <w:r w:rsidR="000C5E25" w:rsidRPr="009A4919">
        <w:t xml:space="preserve">), so the </w:t>
      </w:r>
      <w:r w:rsidR="000C5E25">
        <w:t>direct influence of the survival smoother on SSB predictions</w:t>
      </w:r>
      <w:r w:rsidR="000C5E25" w:rsidRPr="009A4919">
        <w:t xml:space="preserve"> </w:t>
      </w:r>
      <w:r w:rsidR="004E2F49">
        <w:t>be</w:t>
      </w:r>
      <w:r w:rsidR="00BB5F1E">
        <w:t>came</w:t>
      </w:r>
      <w:r w:rsidR="000C5E25">
        <w:rPr>
          <w:noProof/>
        </w:rPr>
        <w:t xml:space="preserve"> </w:t>
      </w:r>
      <w:r w:rsidR="000C5E25" w:rsidRPr="006B291C">
        <w:rPr>
          <w:noProof/>
        </w:rPr>
        <w:t>increasingly weak</w:t>
      </w:r>
      <w:r w:rsidR="000C5E25">
        <w:rPr>
          <w:noProof/>
        </w:rPr>
        <w:t>er</w:t>
      </w:r>
      <w:r w:rsidR="000C5E25">
        <w:t xml:space="preserve"> over </w:t>
      </w:r>
      <w:commentRangeStart w:id="46"/>
      <w:r w:rsidR="000C5E25">
        <w:t>time</w:t>
      </w:r>
      <w:commentRangeEnd w:id="46"/>
      <w:r w:rsidR="00B26074">
        <w:rPr>
          <w:rStyle w:val="CommentReference"/>
          <w:rFonts w:eastAsiaTheme="minorEastAsia"/>
          <w:lang w:eastAsia="zh-CN"/>
        </w:rPr>
        <w:commentReference w:id="46"/>
      </w:r>
      <w:r w:rsidR="000C5E25" w:rsidRPr="009A4919">
        <w:t>.</w:t>
      </w:r>
    </w:p>
    <w:p w14:paraId="07F846FC" w14:textId="7307D9BF" w:rsidR="00E0138F" w:rsidRPr="0049552C" w:rsidRDefault="00E0138F" w:rsidP="001829AC">
      <w:pPr>
        <w:pStyle w:val="Heading2"/>
      </w:pPr>
      <w:r>
        <w:t xml:space="preserve">3.2.  </w:t>
      </w:r>
      <w:r w:rsidR="0049552C">
        <w:t xml:space="preserve">Deviations in </w:t>
      </w:r>
      <w:r w:rsidR="00D11E41" w:rsidRPr="00D11E41">
        <w:rPr>
          <w:i/>
          <w:iCs/>
        </w:rPr>
        <w:t>M</w:t>
      </w:r>
      <w:r w:rsidR="0049552C">
        <w:t xml:space="preserve"> as random effects</w:t>
      </w:r>
    </w:p>
    <w:p w14:paraId="409BB502" w14:textId="48265AE2" w:rsidR="00537DAD" w:rsidRDefault="0049552C" w:rsidP="001E6F32">
      <w:pPr>
        <w:pStyle w:val="Chapterheading0"/>
        <w:jc w:val="left"/>
        <w:rPr>
          <w:lang w:eastAsia="zh-CN"/>
        </w:rPr>
      </w:pPr>
      <w:r>
        <w:rPr>
          <w:lang w:eastAsia="zh-CN"/>
        </w:rPr>
        <w:t xml:space="preserve">Including deviations in </w:t>
      </w:r>
      <w:r w:rsidRPr="0049552C">
        <w:rPr>
          <w:i/>
          <w:iCs/>
          <w:lang w:eastAsia="zh-CN"/>
        </w:rPr>
        <w:t>M</w:t>
      </w:r>
      <w:r>
        <w:rPr>
          <w:lang w:eastAsia="zh-CN"/>
        </w:rPr>
        <w:t>, instead of survival,</w:t>
      </w:r>
      <w:r w:rsidRPr="0049552C">
        <w:t xml:space="preserve"> </w:t>
      </w:r>
      <w:r>
        <w:t xml:space="preserve">also substantially improved model fit and retrospective pattern (Table 4). This was true </w:t>
      </w:r>
      <w:proofErr w:type="gramStart"/>
      <w:r>
        <w:t>whether or not</w:t>
      </w:r>
      <w:proofErr w:type="gramEnd"/>
      <w:r>
        <w:t xml:space="preserve">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was estimated. In contrast to treating numbers-at-age as random effects, including 1D autocorrelation by age or year led to worse fit and retrospective pattern than estimating independent </w:t>
      </w:r>
      <w:r w:rsidRPr="0049552C">
        <w:rPr>
          <w:i/>
          <w:iCs/>
        </w:rPr>
        <w:t>M</w:t>
      </w:r>
      <w:r>
        <w:t xml:space="preserve"> deviations. </w:t>
      </w:r>
      <w:r w:rsidR="009926EB">
        <w:t>Again</w:t>
      </w:r>
      <w:r>
        <w:t xml:space="preserve">, the 2D </w:t>
      </w:r>
      <w:proofErr w:type="gramStart"/>
      <w:r>
        <w:t>AR(</w:t>
      </w:r>
      <w:proofErr w:type="gramEnd"/>
      <w:r>
        <w:t>1) structure had the best fit</w:t>
      </w:r>
      <w:r w:rsidR="009926EB">
        <w:t>,</w:t>
      </w:r>
      <w:r>
        <w:t xml:space="preserve"> regardless of whether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was estimated </w:t>
      </w:r>
      <w:r w:rsidR="00063E67">
        <w:t xml:space="preserve">(M-5 and M-10; Table 4). Compared to the models with independent </w:t>
      </w:r>
      <w:r w:rsidR="006919C1">
        <w:rPr>
          <w:i/>
          <w:iCs/>
        </w:rPr>
        <w:t>M</w:t>
      </w:r>
      <w:r w:rsidR="006919C1">
        <w:t xml:space="preserve"> </w:t>
      </w:r>
      <w:r w:rsidR="00063E67">
        <w:t>deviations, including the</w:t>
      </w:r>
      <w:del w:id="47" w:author="Haikun Xu" w:date="2020-08-07T15:03:00Z">
        <w:r w:rsidR="00063E67" w:rsidDel="004F6A20">
          <w:delText xml:space="preserve"> the</w:delText>
        </w:r>
      </w:del>
      <w:r w:rsidR="00063E67">
        <w:t xml:space="preserve"> 2D AR(1) structure reduced </w:t>
      </w:r>
      <w:r>
        <w:t xml:space="preserve">AIC by </w:t>
      </w:r>
      <w:r w:rsidR="00063E67">
        <w:t>5.9</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t xml:space="preserve"> by 0.</w:t>
      </w:r>
      <w:r w:rsidR="00063E67">
        <w:t>05</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t xml:space="preserve"> by 0.1</w:t>
      </w:r>
      <w:r w:rsidR="00063E67">
        <w:t>0</w:t>
      </w:r>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t xml:space="preserve"> by 0.</w:t>
      </w:r>
      <w:r w:rsidR="00063E67">
        <w:t>06</w:t>
      </w:r>
      <w:r w:rsidR="009926EB">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9926EB">
        <w:t xml:space="preserve"> was not estimated</w:t>
      </w:r>
      <w:r>
        <w:t xml:space="preserve"> (Table </w:t>
      </w:r>
      <w:r w:rsidR="00063E67">
        <w:t>4</w:t>
      </w:r>
      <w:r>
        <w:t>).</w:t>
      </w:r>
      <w:r w:rsidR="00063E67">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063E67">
        <w:t xml:space="preserve"> was estimated</w:t>
      </w:r>
      <w:r w:rsidR="009926EB">
        <w:t>,</w:t>
      </w:r>
      <w:r w:rsidR="00063E67">
        <w:t xml:space="preserve"> however, adding the 2D AR(1) structure resulted in worse </w:t>
      </w:r>
      <w:r w:rsidR="00063E67">
        <w:lastRenderedPageBreak/>
        <w:t>retrospective pattern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rsidR="00063E67">
        <w:t xml:space="preserve"> by 0.18,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rsidR="00063E67">
        <w:t xml:space="preserve"> by 0.14,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rsidR="00063E67">
        <w:t xml:space="preserve"> by 0.</w:t>
      </w:r>
      <w:r w:rsidR="009926EB">
        <w:t>18</w:t>
      </w:r>
      <w:r w:rsidR="00063E67">
        <w:t>; Table 4).</w:t>
      </w:r>
      <w:r w:rsidR="009926EB">
        <w:t xml:space="preserve"> The estimated 2D AR(1) </w:t>
      </w:r>
      <w:r w:rsidR="009926EB" w:rsidRPr="009926EB">
        <w:rPr>
          <w:i/>
          <w:iCs/>
        </w:rPr>
        <w:t>M</w:t>
      </w:r>
      <w:r w:rsidR="009926EB">
        <w:t xml:space="preserve"> deviations were smoothed less than the 2D AR(1) survival deviations, as evidenced by </w:t>
      </w:r>
      <w:commentRangeStart w:id="48"/>
      <m:oMath>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rPr>
              <m:t>σ</m:t>
            </m:r>
          </m:e>
          <m:sub>
            <m:r>
              <w:rPr>
                <w:rFonts w:ascii="Cambria Math" w:hAnsi="Cambria Math"/>
              </w:rPr>
              <m:t>a</m:t>
            </m:r>
          </m:sub>
        </m:sSub>
      </m:oMath>
      <w:r w:rsidR="009926EB">
        <w:t xml:space="preserve"> </w:t>
      </w:r>
      <w:commentRangeEnd w:id="48"/>
      <w:r w:rsidR="004F6A20">
        <w:rPr>
          <w:rStyle w:val="CommentReference"/>
          <w:rFonts w:eastAsiaTheme="minorEastAsia"/>
          <w:lang w:eastAsia="zh-CN"/>
        </w:rPr>
        <w:commentReference w:id="48"/>
      </w:r>
      <w:r w:rsidR="009926EB">
        <w:t xml:space="preserve">and </w:t>
      </w:r>
      <m:oMath>
        <m:sSub>
          <m:sSubPr>
            <m:ctrlPr>
              <w:rPr>
                <w:rFonts w:ascii="Cambria Math" w:hAnsi="Cambria Math"/>
                <w:i/>
              </w:rPr>
            </m:ctrlPr>
          </m:sSubPr>
          <m:e>
            <m:r>
              <w:rPr>
                <w:rFonts w:ascii="Cambria Math" w:hAnsi="Cambria Math"/>
              </w:rPr>
              <m:t>φ</m:t>
            </m:r>
          </m:e>
          <m:sub>
            <m:r>
              <w:rPr>
                <w:rFonts w:ascii="Cambria Math" w:hAnsi="Cambria Math"/>
              </w:rPr>
              <m:t>year</m:t>
            </m:r>
          </m:sub>
        </m:sSub>
        <m:r>
          <w:rPr>
            <w:rFonts w:ascii="Cambria Math" w:hAnsi="Cambria Math"/>
          </w:rPr>
          <m:t>&lt;</m:t>
        </m:r>
        <m:sSub>
          <m:sSubPr>
            <m:ctrlPr>
              <w:rPr>
                <w:rFonts w:ascii="Cambria Math" w:hAnsi="Cambria Math"/>
                <w:i/>
              </w:rPr>
            </m:ctrlPr>
          </m:sSubPr>
          <m:e>
            <m:r>
              <w:rPr>
                <w:rFonts w:ascii="Cambria Math" w:hAnsi="Cambria Math"/>
              </w:rPr>
              <m:t>ρ</m:t>
            </m:r>
          </m:e>
          <m:sub>
            <m:r>
              <w:rPr>
                <w:rFonts w:ascii="Cambria Math" w:hAnsi="Cambria Math"/>
              </w:rPr>
              <m:t>year</m:t>
            </m:r>
          </m:sub>
        </m:sSub>
      </m:oMath>
      <w:r w:rsidR="009926EB">
        <w:t xml:space="preserve"> (Fi</w:t>
      </w:r>
      <w:r w:rsidR="00466F92">
        <w:t>g</w:t>
      </w:r>
      <w:r w:rsidR="009926EB">
        <w:t>s</w:t>
      </w:r>
      <w:r w:rsidR="00466F92">
        <w:t>.</w:t>
      </w:r>
      <w:r w:rsidR="009926EB">
        <w:t xml:space="preserve"> 1</w:t>
      </w:r>
      <w:r w:rsidR="00466F92">
        <w:t xml:space="preserve"> and 3</w:t>
      </w:r>
      <w:r w:rsidR="009926EB">
        <w:t>, Tables 3-4).</w:t>
      </w:r>
      <w:r w:rsidR="00762789">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762789">
        <w:t xml:space="preserve"> was not estimated, the effect of adding the 2D AR(1) structure on estimates of </w:t>
      </w:r>
      <w:r w:rsidR="006919C1" w:rsidRPr="006919C1">
        <w:rPr>
          <w:i/>
          <w:iCs/>
        </w:rPr>
        <w:t>F</w:t>
      </w:r>
      <w:r w:rsidR="006919C1">
        <w:t xml:space="preserve"> </w:t>
      </w:r>
      <w:r w:rsidR="00762789">
        <w:t xml:space="preserve">and SSB was similar as for the NAA models: lower </w:t>
      </w:r>
      <w:r w:rsidR="006919C1" w:rsidRPr="006919C1">
        <w:rPr>
          <w:i/>
          <w:iCs/>
        </w:rPr>
        <w:t>F</w:t>
      </w:r>
      <w:r w:rsidR="00762789">
        <w:t xml:space="preserve"> and higher SSB by about </w:t>
      </w:r>
      <w:r w:rsidR="00D401DC">
        <w:t>10-</w:t>
      </w:r>
      <w:r w:rsidR="00762789">
        <w:t xml:space="preserve">15% </w:t>
      </w:r>
      <w:r w:rsidR="00D401DC">
        <w:t xml:space="preserve">during assessment years, similar terminal year status, and then lower SSB in short-term projections by a greater amount </w:t>
      </w:r>
      <w:r w:rsidR="00762789">
        <w:t>(Fig. 2).</w:t>
      </w:r>
      <w:r w:rsidR="00D401DC">
        <w:t xml:space="preserve"> Models that estimated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D401DC">
        <w:t xml:space="preserve"> increased </w:t>
      </w:r>
      <w:r w:rsidR="00D401DC" w:rsidRPr="00D401DC">
        <w:rPr>
          <w:i/>
          <w:iCs/>
        </w:rPr>
        <w:t>M</w:t>
      </w:r>
      <w:r w:rsidR="00D401DC">
        <w:t xml:space="preserve"> compared to the value fixed in the assessment, and adding the 2D </w:t>
      </w:r>
      <w:proofErr w:type="gramStart"/>
      <w:r w:rsidR="00D401DC">
        <w:t>AR(</w:t>
      </w:r>
      <w:proofErr w:type="gramEnd"/>
      <w:r w:rsidR="00D401DC">
        <w:t xml:space="preserve">1) structure on </w:t>
      </w:r>
      <w:r w:rsidR="00D401DC" w:rsidRPr="00D401DC">
        <w:rPr>
          <w:i/>
          <w:iCs/>
        </w:rPr>
        <w:t>M</w:t>
      </w:r>
      <w:r w:rsidR="00D401DC">
        <w:t xml:space="preserve"> deviations resulted in larger differences in </w:t>
      </w:r>
      <w:r w:rsidR="006919C1" w:rsidRPr="006919C1">
        <w:rPr>
          <w:i/>
          <w:iCs/>
        </w:rPr>
        <w:t>F</w:t>
      </w:r>
      <w:r w:rsidR="006919C1">
        <w:t xml:space="preserve"> </w:t>
      </w:r>
      <w:r w:rsidR="00D401DC">
        <w:t>and SSB.</w:t>
      </w:r>
      <w:r w:rsidR="004E2F49">
        <w:t xml:space="preserve"> Whether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4E2F49">
        <w:t xml:space="preserve"> was estimated or not, </w:t>
      </w:r>
      <w:r w:rsidR="00FC6562" w:rsidRPr="00FC6562">
        <w:rPr>
          <w:i/>
          <w:iCs/>
        </w:rPr>
        <w:t>M</w:t>
      </w:r>
      <w:r w:rsidR="00FC6562">
        <w:t xml:space="preserve"> deviations for younger ages in models with 2D </w:t>
      </w:r>
      <w:proofErr w:type="gramStart"/>
      <w:r w:rsidR="00FC6562">
        <w:t>AR(</w:t>
      </w:r>
      <w:proofErr w:type="gramEnd"/>
      <w:r w:rsidR="00FC6562">
        <w:t xml:space="preserve">1) autocorrelation were positive in the terminal year (Fig. 3). This </w:t>
      </w:r>
      <w:r w:rsidR="00BB5F1E">
        <w:t>wa</w:t>
      </w:r>
      <w:r w:rsidR="00FC6562">
        <w:t xml:space="preserve">s consistent with the NAA 2D </w:t>
      </w:r>
      <w:proofErr w:type="gramStart"/>
      <w:r w:rsidR="00FC6562">
        <w:t>AR(</w:t>
      </w:r>
      <w:proofErr w:type="gramEnd"/>
      <w:r w:rsidR="00FC6562">
        <w:t>1) models estimating negative survival in this period (Fig. 1), and explain</w:t>
      </w:r>
      <w:r w:rsidR="00BB5F1E">
        <w:t>ed</w:t>
      </w:r>
      <w:r w:rsidR="00FC6562">
        <w:t xml:space="preserve"> why adding 2D AR(1) </w:t>
      </w:r>
      <w:commentRangeStart w:id="49"/>
      <w:r w:rsidR="00FC6562">
        <w:t>autocorrelation</w:t>
      </w:r>
      <w:commentRangeEnd w:id="49"/>
      <w:r w:rsidR="004F6A20">
        <w:rPr>
          <w:rStyle w:val="CommentReference"/>
          <w:rFonts w:eastAsiaTheme="minorEastAsia"/>
          <w:lang w:eastAsia="zh-CN"/>
        </w:rPr>
        <w:commentReference w:id="49"/>
      </w:r>
      <w:r w:rsidR="00FC6562">
        <w:t xml:space="preserve"> led to lower SSB in short-term projections (Fig. 2).</w:t>
      </w:r>
    </w:p>
    <w:p w14:paraId="4B8E8FA0" w14:textId="2C7B795D" w:rsidR="00D11E41" w:rsidRPr="009A4919" w:rsidRDefault="00D11E41" w:rsidP="00D11E41">
      <w:pPr>
        <w:pStyle w:val="Heading2"/>
      </w:pPr>
      <w:r>
        <w:t xml:space="preserve">3.3.  Estimating deviations in both survival and </w:t>
      </w:r>
      <w:r w:rsidRPr="00D11E41">
        <w:rPr>
          <w:i/>
          <w:iCs/>
        </w:rPr>
        <w:t>M</w:t>
      </w:r>
    </w:p>
    <w:p w14:paraId="695C39F8" w14:textId="60A51020" w:rsidR="00D11E41" w:rsidRDefault="00D401DC" w:rsidP="00D401DC">
      <w:pPr>
        <w:pStyle w:val="Chapterheading0"/>
        <w:jc w:val="left"/>
        <w:rPr>
          <w:lang w:eastAsia="zh-CN"/>
        </w:rPr>
      </w:pPr>
      <w:r>
        <w:rPr>
          <w:lang w:eastAsia="zh-CN"/>
        </w:rPr>
        <w:t xml:space="preserve">Models that attempted to estimate deviations in both survival and </w:t>
      </w:r>
      <w:r w:rsidRPr="0033309B">
        <w:rPr>
          <w:i/>
          <w:iCs/>
          <w:lang w:eastAsia="zh-CN"/>
        </w:rPr>
        <w:t>M</w:t>
      </w:r>
      <w:r>
        <w:rPr>
          <w:lang w:eastAsia="zh-CN"/>
        </w:rPr>
        <w:t xml:space="preserve"> with 2D </w:t>
      </w:r>
      <w:proofErr w:type="gramStart"/>
      <w:r>
        <w:rPr>
          <w:lang w:eastAsia="zh-CN"/>
        </w:rPr>
        <w:t>AR(</w:t>
      </w:r>
      <w:proofErr w:type="gramEnd"/>
      <w:r>
        <w:rPr>
          <w:lang w:eastAsia="zh-CN"/>
        </w:rPr>
        <w:t xml:space="preserve">1) autocorrelation failed to converge. However, adding independent </w:t>
      </w:r>
      <w:r w:rsidRPr="0033309B">
        <w:rPr>
          <w:i/>
          <w:iCs/>
          <w:lang w:eastAsia="zh-CN"/>
        </w:rPr>
        <w:t>M</w:t>
      </w:r>
      <w:r>
        <w:rPr>
          <w:lang w:eastAsia="zh-CN"/>
        </w:rPr>
        <w:t xml:space="preserve"> deviations to NAA-6 (2D AR(1) on survival) and adding independent survival deviations to M-5 and M-10 (2D AR(1) on </w:t>
      </w:r>
      <w:r w:rsidRPr="0033309B">
        <w:rPr>
          <w:i/>
          <w:iCs/>
          <w:lang w:eastAsia="zh-CN"/>
        </w:rPr>
        <w:t>M</w:t>
      </w:r>
      <w:r>
        <w:rPr>
          <w:lang w:eastAsia="zh-CN"/>
        </w:rPr>
        <w:t>)</w:t>
      </w:r>
      <w:r w:rsidR="0033309B">
        <w:rPr>
          <w:lang w:eastAsia="zh-CN"/>
        </w:rPr>
        <w:t xml:space="preserve"> substantially improved model fit (lower AIC by 25.9, 9.5, and 3.8, respectively; Tables 3-5). Differences in </w:t>
      </w:r>
      <w:proofErr w:type="spellStart"/>
      <w:r w:rsidR="0033309B">
        <w:rPr>
          <w:lang w:eastAsia="zh-CN"/>
        </w:rPr>
        <w:t>Mohn’s</w:t>
      </w:r>
      <w:proofErr w:type="spellEnd"/>
      <w:r w:rsidR="0033309B">
        <w:rPr>
          <w:lang w:eastAsia="zh-CN"/>
        </w:rPr>
        <w:t xml:space="preserve"> </w:t>
      </w:r>
      <m:oMath>
        <m:r>
          <w:rPr>
            <w:rFonts w:ascii="Cambria Math" w:hAnsi="Cambria Math"/>
            <w:lang w:eastAsia="zh-CN"/>
          </w:rPr>
          <m:t>ρ</m:t>
        </m:r>
      </m:oMath>
      <w:r w:rsidR="0033309B">
        <w:rPr>
          <w:lang w:eastAsia="zh-CN"/>
        </w:rPr>
        <w:t xml:space="preserve"> between these models were not large or consistent. </w:t>
      </w:r>
      <w:r w:rsidR="006E69F6">
        <w:rPr>
          <w:lang w:eastAsia="zh-CN"/>
        </w:rPr>
        <w:t xml:space="preserve">In the model with lowest </w:t>
      </w:r>
      <w:proofErr w:type="spellStart"/>
      <w:r w:rsidR="006E69F6">
        <w:rPr>
          <w:lang w:eastAsia="zh-CN"/>
        </w:rPr>
        <w:t>Mohn’s</w:t>
      </w:r>
      <w:proofErr w:type="spellEnd"/>
      <w:r w:rsidR="006E69F6">
        <w:rPr>
          <w:lang w:eastAsia="zh-CN"/>
        </w:rPr>
        <w:t xml:space="preserve"> </w:t>
      </w:r>
      <m:oMath>
        <m:r>
          <w:rPr>
            <w:rFonts w:ascii="Cambria Math" w:hAnsi="Cambria Math"/>
            <w:lang w:eastAsia="zh-CN"/>
          </w:rPr>
          <m:t>ρ</m:t>
        </m:r>
      </m:oMath>
      <w:r w:rsidR="006E69F6">
        <w:t xml:space="preserve">, deviations in both survival and </w:t>
      </w:r>
      <w:r w:rsidR="006919C1">
        <w:rPr>
          <w:i/>
          <w:iCs/>
        </w:rPr>
        <w:t>M</w:t>
      </w:r>
      <w:r w:rsidR="006E69F6">
        <w:t xml:space="preserve"> reinforced each other—positive survival deviations were estimated for the same years and ages as negative </w:t>
      </w:r>
      <w:r w:rsidR="006919C1">
        <w:rPr>
          <w:i/>
          <w:iCs/>
        </w:rPr>
        <w:t>M</w:t>
      </w:r>
      <w:r w:rsidR="006919C1">
        <w:t xml:space="preserve"> </w:t>
      </w:r>
      <w:r w:rsidR="006E69F6">
        <w:t xml:space="preserve">deviations </w:t>
      </w:r>
      <w:r w:rsidR="0033309B">
        <w:rPr>
          <w:lang w:eastAsia="zh-CN"/>
        </w:rPr>
        <w:t>(</w:t>
      </w:r>
      <w:r w:rsidR="006E69F6">
        <w:rPr>
          <w:lang w:eastAsia="zh-CN"/>
        </w:rPr>
        <w:t xml:space="preserve">e.g. ages 1-3 during the late 1970s-1980s in </w:t>
      </w:r>
      <w:r w:rsidR="0033309B">
        <w:rPr>
          <w:lang w:eastAsia="zh-CN"/>
        </w:rPr>
        <w:t>Fig. 4).</w:t>
      </w:r>
      <w:r w:rsidR="006E69F6">
        <w:rPr>
          <w:lang w:eastAsia="zh-CN"/>
        </w:rPr>
        <w:t xml:space="preserve"> Thus, the magnitude of the deviations reduced from approximately -2 to 2, as when only survival or </w:t>
      </w:r>
      <w:r w:rsidR="006E69F6" w:rsidRPr="006E69F6">
        <w:rPr>
          <w:i/>
          <w:iCs/>
          <w:lang w:eastAsia="zh-CN"/>
        </w:rPr>
        <w:t>M</w:t>
      </w:r>
      <w:r w:rsidR="006E69F6">
        <w:rPr>
          <w:lang w:eastAsia="zh-CN"/>
        </w:rPr>
        <w:t xml:space="preserve"> deviations were estimated (Figs. 1 and 3), to the range -1 to 1 (Fig. 4). </w:t>
      </w:r>
      <w:r w:rsidR="00397477">
        <w:rPr>
          <w:lang w:eastAsia="zh-CN"/>
        </w:rPr>
        <w:t xml:space="preserve">Including independent deviations in survival and </w:t>
      </w:r>
      <w:r w:rsidR="00397477" w:rsidRPr="00397477">
        <w:rPr>
          <w:i/>
          <w:iCs/>
          <w:lang w:eastAsia="zh-CN"/>
        </w:rPr>
        <w:t>M</w:t>
      </w:r>
      <w:r w:rsidR="00397477">
        <w:rPr>
          <w:lang w:eastAsia="zh-CN"/>
        </w:rPr>
        <w:t xml:space="preserve"> </w:t>
      </w:r>
      <w:r w:rsidR="004C2A77">
        <w:rPr>
          <w:lang w:eastAsia="zh-CN"/>
        </w:rPr>
        <w:t>had the largest</w:t>
      </w:r>
      <w:r w:rsidR="00397477">
        <w:rPr>
          <w:lang w:eastAsia="zh-CN"/>
        </w:rPr>
        <w:t xml:space="preserve"> </w:t>
      </w:r>
      <w:r w:rsidR="00397477">
        <w:rPr>
          <w:lang w:eastAsia="zh-CN"/>
        </w:rPr>
        <w:lastRenderedPageBreak/>
        <w:t xml:space="preserve">impact on </w:t>
      </w:r>
      <w:r w:rsidR="006919C1" w:rsidRPr="006919C1">
        <w:rPr>
          <w:i/>
          <w:iCs/>
        </w:rPr>
        <w:t>F</w:t>
      </w:r>
      <w:r w:rsidR="00397477">
        <w:rPr>
          <w:lang w:eastAsia="zh-CN"/>
        </w:rPr>
        <w:t xml:space="preserve"> </w:t>
      </w:r>
      <w:r w:rsidR="004C2A77">
        <w:rPr>
          <w:lang w:eastAsia="zh-CN"/>
        </w:rPr>
        <w:t>and</w:t>
      </w:r>
      <w:r w:rsidR="00397477">
        <w:rPr>
          <w:lang w:eastAsia="zh-CN"/>
        </w:rPr>
        <w:t xml:space="preserve"> SSB estimates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397477">
        <w:t xml:space="preserve"> </w:t>
      </w:r>
      <w:r w:rsidR="00397477">
        <w:rPr>
          <w:lang w:eastAsia="zh-CN"/>
        </w:rPr>
        <w:t>was estimated (Fig. 2).</w:t>
      </w:r>
      <w:r w:rsidR="004C2A77">
        <w:rPr>
          <w:lang w:eastAsia="zh-CN"/>
        </w:rPr>
        <w:t xml:space="preserve"> Adding independent deviations in survival to the model with 2D AR(1) deviations in </w:t>
      </w:r>
      <w:r w:rsidR="004C2A77" w:rsidRPr="004C2A77">
        <w:rPr>
          <w:i/>
          <w:iCs/>
          <w:lang w:eastAsia="zh-CN"/>
        </w:rPr>
        <w:t>M</w:t>
      </w:r>
      <w:r w:rsidR="004C2A77">
        <w:rPr>
          <w:lang w:eastAsia="zh-CN"/>
        </w:rPr>
        <w:t xml:space="preserve"> resulted in higher </w:t>
      </w:r>
      <m:oMath>
        <m:sSub>
          <m:sSubPr>
            <m:ctrlPr>
              <w:rPr>
                <w:rFonts w:ascii="Cambria Math" w:hAnsi="Cambria Math"/>
                <w:i/>
                <w:lang w:eastAsia="zh-CN"/>
              </w:rPr>
            </m:ctrlPr>
          </m:sSubPr>
          <m:e>
            <m:r>
              <w:rPr>
                <w:rFonts w:ascii="Cambria Math" w:hAnsi="Cambria Math"/>
                <w:lang w:eastAsia="zh-CN"/>
              </w:rPr>
              <m:t>φ</m:t>
            </m:r>
          </m:e>
          <m:sub>
            <m:r>
              <w:rPr>
                <w:rFonts w:ascii="Cambria Math" w:hAnsi="Cambria Math"/>
                <w:lang w:eastAsia="zh-CN"/>
              </w:rPr>
              <m:t>year</m:t>
            </m:r>
          </m:sub>
        </m:sSub>
      </m:oMath>
      <w:r w:rsidR="00682973">
        <w:rPr>
          <w:lang w:eastAsia="zh-CN"/>
        </w:rPr>
        <w:t xml:space="preserve"> (increase from 0.47 to 0.76)</w:t>
      </w:r>
      <w:r w:rsidR="004C2A77">
        <w:rPr>
          <w:lang w:eastAsia="zh-CN"/>
        </w:rPr>
        <w:t xml:space="preserve">, which propagated the elevated </w:t>
      </w:r>
      <w:r w:rsidR="004C2A77" w:rsidRPr="004C2A77">
        <w:rPr>
          <w:i/>
          <w:iCs/>
          <w:lang w:eastAsia="zh-CN"/>
        </w:rPr>
        <w:t>M</w:t>
      </w:r>
      <w:r w:rsidR="004C2A77">
        <w:rPr>
          <w:lang w:eastAsia="zh-CN"/>
        </w:rPr>
        <w:t xml:space="preserve"> in the terminal year </w:t>
      </w:r>
      <w:r w:rsidR="00682973">
        <w:rPr>
          <w:lang w:eastAsia="zh-CN"/>
        </w:rPr>
        <w:t xml:space="preserve">stronger and </w:t>
      </w:r>
      <w:r w:rsidR="004C2A77">
        <w:rPr>
          <w:lang w:eastAsia="zh-CN"/>
        </w:rPr>
        <w:t xml:space="preserve">further into the projection years (M-5 in Fig. 3; top panel in Fig. 4). </w:t>
      </w:r>
      <w:commentRangeStart w:id="50"/>
      <w:r w:rsidR="004C2A77">
        <w:rPr>
          <w:lang w:eastAsia="zh-CN"/>
        </w:rPr>
        <w:t>The result was</w:t>
      </w:r>
      <w:r w:rsidR="00682973">
        <w:rPr>
          <w:lang w:eastAsia="zh-CN"/>
        </w:rPr>
        <w:t xml:space="preserve"> a more pronounced decline in projected SSB</w:t>
      </w:r>
      <w:commentRangeEnd w:id="50"/>
      <w:r w:rsidR="00AC6639">
        <w:rPr>
          <w:rStyle w:val="CommentReference"/>
          <w:rFonts w:eastAsiaTheme="minorEastAsia"/>
          <w:lang w:eastAsia="zh-CN"/>
        </w:rPr>
        <w:commentReference w:id="50"/>
      </w:r>
      <w:r w:rsidR="00682973">
        <w:rPr>
          <w:lang w:eastAsia="zh-CN"/>
        </w:rPr>
        <w:t xml:space="preserve"> (Fig. 2).</w:t>
      </w:r>
    </w:p>
    <w:p w14:paraId="05ECB751" w14:textId="32BF62CD" w:rsidR="00500450" w:rsidRPr="00500450" w:rsidRDefault="00BC621B" w:rsidP="001829AC">
      <w:pPr>
        <w:pStyle w:val="Heading2"/>
      </w:pPr>
      <w:r>
        <w:t xml:space="preserve">3.4.  </w:t>
      </w:r>
      <w:r w:rsidR="00D11E41">
        <w:t>Incorporating the CPI-recruitment effect</w:t>
      </w:r>
    </w:p>
    <w:p w14:paraId="65415220" w14:textId="38988332" w:rsidR="000C6169" w:rsidRDefault="002767EC" w:rsidP="001E6F32">
      <w:pPr>
        <w:pStyle w:val="Chapterheading0"/>
        <w:jc w:val="left"/>
      </w:pPr>
      <w:r w:rsidRPr="0025627F">
        <w:t>Fin</w:t>
      </w:r>
      <w:r w:rsidR="0077660D" w:rsidRPr="0025627F">
        <w:t xml:space="preserve">ally, </w:t>
      </w:r>
      <w:r w:rsidR="000274BD">
        <w:t xml:space="preserve">we </w:t>
      </w:r>
      <w:r w:rsidR="00182599">
        <w:t>investigated the effect of</w:t>
      </w:r>
      <w:r w:rsidR="008A3E19">
        <w:t xml:space="preserve"> </w:t>
      </w:r>
      <w:r w:rsidR="00182599">
        <w:t xml:space="preserve">additionally </w:t>
      </w:r>
      <w:r w:rsidR="0025627F">
        <w:rPr>
          <w:rFonts w:hint="eastAsia"/>
        </w:rPr>
        <w:t>incorporating</w:t>
      </w:r>
      <w:r w:rsidR="0025627F">
        <w:t xml:space="preserve"> an environmental covariate</w:t>
      </w:r>
      <w:r w:rsidR="00182599">
        <w:t>, the CPI,</w:t>
      </w:r>
      <w:r w:rsidR="0025627F">
        <w:t xml:space="preserve"> into the stock-recruit function</w:t>
      </w:r>
      <w:r w:rsidR="00182599">
        <w:t xml:space="preserve"> for the </w:t>
      </w:r>
      <w:ins w:id="51" w:author="Haikun Xu" w:date="2020-08-07T15:13:00Z">
        <w:r w:rsidR="00AC6639">
          <w:t xml:space="preserve">converged </w:t>
        </w:r>
      </w:ins>
      <w:r w:rsidR="00182599">
        <w:t>NAA-M models</w:t>
      </w:r>
      <w:del w:id="52" w:author="Haikun Xu" w:date="2020-08-07T15:13:00Z">
        <w:r w:rsidR="00182599" w:rsidDel="00AC6639">
          <w:delText xml:space="preserve"> which converged</w:delText>
        </w:r>
      </w:del>
      <w:r w:rsidR="00182599">
        <w:t xml:space="preserve"> (Tables 5-6).</w:t>
      </w:r>
      <w:r w:rsidR="00DD5593" w:rsidRPr="0025627F">
        <w:t xml:space="preserve"> </w:t>
      </w:r>
      <w:r w:rsidR="00561F49">
        <w:t xml:space="preserve">Across models with different random effects on survival and </w:t>
      </w:r>
      <w:r w:rsidR="00561F49" w:rsidRPr="003A2643">
        <w:rPr>
          <w:i/>
          <w:iCs/>
        </w:rPr>
        <w:t>M</w:t>
      </w:r>
      <w:r w:rsidR="00561F49">
        <w:t xml:space="preserve">, including a CPI effect on recruitment reduced </w:t>
      </w:r>
      <w:proofErr w:type="spellStart"/>
      <w:r w:rsidR="00561F49">
        <w:t>Mohn’s</w:t>
      </w:r>
      <w:proofErr w:type="spellEnd"/>
      <w:r w:rsidR="00561F49" w:rsidRPr="00A53D54">
        <w:t xml:space="preserve">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561F49">
        <w:t xml:space="preserve"> by about 0.1 on average and did not have much influence on </w:t>
      </w:r>
      <m:oMath>
        <m:sSub>
          <m:sSubPr>
            <m:ctrlPr>
              <w:rPr>
                <w:rFonts w:ascii="Cambria Math" w:hAnsi="Cambria Math"/>
                <w:i/>
              </w:rPr>
            </m:ctrlPr>
          </m:sSubPr>
          <m:e>
            <m:r>
              <w:rPr>
                <w:rFonts w:ascii="Cambria Math" w:hAnsi="Cambria Math"/>
              </w:rPr>
              <m:t>ρ</m:t>
            </m:r>
          </m:e>
          <m:sub>
            <m:r>
              <w:rPr>
                <w:rFonts w:ascii="Cambria Math" w:hAnsi="Cambria Math"/>
              </w:rPr>
              <m:t>SSB</m:t>
            </m:r>
          </m:sub>
        </m:sSub>
      </m:oMath>
      <w:r w:rsidR="00561F49">
        <w:t xml:space="preserve"> or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561F49">
        <w:t xml:space="preserve"> (Fig. 5). The NAA-M-CPI model with lowest </w:t>
      </w:r>
      <w:proofErr w:type="spellStart"/>
      <w:r w:rsidR="00561F49">
        <w:rPr>
          <w:lang w:eastAsia="zh-CN"/>
        </w:rPr>
        <w:t>Mohn’s</w:t>
      </w:r>
      <w:proofErr w:type="spellEnd"/>
      <w:r w:rsidR="00561F49">
        <w:rPr>
          <w:lang w:eastAsia="zh-CN"/>
        </w:rPr>
        <w:t xml:space="preserve"> </w:t>
      </w:r>
      <m:oMath>
        <m:r>
          <w:rPr>
            <w:rFonts w:ascii="Cambria Math" w:hAnsi="Cambria Math"/>
            <w:lang w:eastAsia="zh-CN"/>
          </w:rPr>
          <m:t>ρ</m:t>
        </m:r>
      </m:oMath>
      <w:r w:rsidR="00561F49">
        <w:t xml:space="preserve"> had the lowest </w:t>
      </w:r>
      <w:proofErr w:type="spellStart"/>
      <w:r w:rsidR="00561F49">
        <w:rPr>
          <w:lang w:eastAsia="zh-CN"/>
        </w:rPr>
        <w:t>Mohn’s</w:t>
      </w:r>
      <w:proofErr w:type="spellEnd"/>
      <w:r w:rsidR="00561F49">
        <w:rPr>
          <w:lang w:eastAsia="zh-CN"/>
        </w:rPr>
        <w:t xml:space="preserve"> </w:t>
      </w:r>
      <m:oMath>
        <m:r>
          <w:rPr>
            <w:rFonts w:ascii="Cambria Math" w:hAnsi="Cambria Math"/>
            <w:lang w:eastAsia="zh-CN"/>
          </w:rPr>
          <m:t>ρ</m:t>
        </m:r>
      </m:oMath>
      <w:r w:rsidR="00561F49">
        <w:t xml:space="preserve"> of all models considered (Fig. 6). </w:t>
      </w:r>
      <w:r w:rsidR="00277083">
        <w:t>I</w:t>
      </w:r>
      <w:r w:rsidR="00DD5593" w:rsidRPr="0025627F">
        <w:t>n</w:t>
      </w:r>
      <w:r w:rsidR="00561F49">
        <w:t>cluding</w:t>
      </w:r>
      <w:r w:rsidR="00C83950">
        <w:t xml:space="preserve"> the</w:t>
      </w:r>
      <w:r w:rsidRPr="0025627F">
        <w:t xml:space="preserve"> </w:t>
      </w:r>
      <w:r w:rsidR="00561F49">
        <w:t>CPI-recruitment</w:t>
      </w:r>
      <w:r w:rsidRPr="0025627F">
        <w:t xml:space="preserve"> </w:t>
      </w:r>
      <w:r w:rsidR="00561F49">
        <w:t xml:space="preserve">effect did not have much impact on the </w:t>
      </w:r>
      <w:r w:rsidR="00B416EA">
        <w:t xml:space="preserve">estimates of </w:t>
      </w:r>
      <w:r w:rsidR="000274BD">
        <w:t xml:space="preserve">SSB and </w:t>
      </w:r>
      <w:r w:rsidR="006919C1" w:rsidRPr="006919C1">
        <w:rPr>
          <w:i/>
          <w:iCs/>
        </w:rPr>
        <w:t>F</w:t>
      </w:r>
      <w:r w:rsidR="00F1264C">
        <w:t xml:space="preserve">, given that </w:t>
      </w:r>
      <w:commentRangeStart w:id="53"/>
      <w:r w:rsidR="00F1264C">
        <w:t xml:space="preserve">deviations in survival and </w:t>
      </w:r>
      <w:r w:rsidR="006919C1">
        <w:rPr>
          <w:i/>
          <w:iCs/>
        </w:rPr>
        <w:t>M</w:t>
      </w:r>
      <w:r w:rsidR="00F1264C">
        <w:t xml:space="preserve"> </w:t>
      </w:r>
      <w:commentRangeEnd w:id="53"/>
      <w:r w:rsidR="00AC6639">
        <w:rPr>
          <w:rStyle w:val="CommentReference"/>
          <w:rFonts w:eastAsiaTheme="minorEastAsia"/>
          <w:lang w:eastAsia="zh-CN"/>
        </w:rPr>
        <w:commentReference w:id="53"/>
      </w:r>
      <w:r w:rsidR="00F1264C">
        <w:t>were already included (</w:t>
      </w:r>
      <w:commentRangeStart w:id="54"/>
      <w:r w:rsidR="00F1264C">
        <w:t>Fig. 7</w:t>
      </w:r>
      <w:commentRangeEnd w:id="54"/>
      <w:r w:rsidR="00E37C5E">
        <w:rPr>
          <w:rStyle w:val="CommentReference"/>
          <w:rFonts w:eastAsiaTheme="minorEastAsia"/>
          <w:lang w:eastAsia="zh-CN"/>
        </w:rPr>
        <w:commentReference w:id="54"/>
      </w:r>
      <w:r w:rsidR="00F1264C">
        <w:t>).</w:t>
      </w:r>
    </w:p>
    <w:p w14:paraId="37BA3DB9" w14:textId="77777777" w:rsidR="0019695A" w:rsidRPr="009A4919" w:rsidRDefault="002767EC" w:rsidP="001829AC">
      <w:pPr>
        <w:pStyle w:val="Heading1"/>
        <w:numPr>
          <w:ilvl w:val="0"/>
          <w:numId w:val="15"/>
        </w:numPr>
      </w:pPr>
      <w:bookmarkStart w:id="55" w:name="_Toc465598053"/>
      <w:r w:rsidRPr="004074B0">
        <w:t>Discussion</w:t>
      </w:r>
      <w:bookmarkEnd w:id="55"/>
    </w:p>
    <w:p w14:paraId="2E295D35" w14:textId="3CD4BD0A" w:rsidR="00F575A4" w:rsidRDefault="0088167E" w:rsidP="001E6F32">
      <w:pPr>
        <w:pStyle w:val="Chapterheading0"/>
        <w:jc w:val="left"/>
      </w:pPr>
      <w:r>
        <w:t>Using a state-space</w:t>
      </w:r>
      <w:r w:rsidR="00647823">
        <w:t>,</w:t>
      </w:r>
      <w:r>
        <w:t xml:space="preserve"> </w:t>
      </w:r>
      <w:r w:rsidR="001D6209">
        <w:t xml:space="preserve">age-structured assessment </w:t>
      </w:r>
      <w:r>
        <w:t xml:space="preserve">model developed for SNEMA yellowtail flounder, we showed </w:t>
      </w:r>
      <w:r w:rsidR="006C6D17" w:rsidRPr="00097DD1">
        <w:t xml:space="preserve">that implementing </w:t>
      </w:r>
      <w:r w:rsidR="006919C1">
        <w:t>a</w:t>
      </w:r>
      <w:r w:rsidR="006C6D17" w:rsidRPr="00097DD1">
        <w:t xml:space="preserve"> 2D </w:t>
      </w:r>
      <w:proofErr w:type="gramStart"/>
      <w:r w:rsidR="006C6D17" w:rsidRPr="00097DD1">
        <w:t>AR</w:t>
      </w:r>
      <w:r w:rsidR="006C6D17" w:rsidRPr="00097DD1">
        <w:rPr>
          <w:lang w:eastAsia="zh-CN"/>
        </w:rPr>
        <w:t>(</w:t>
      </w:r>
      <w:proofErr w:type="gramEnd"/>
      <w:r w:rsidR="006C6D17" w:rsidRPr="00097DD1">
        <w:rPr>
          <w:lang w:eastAsia="zh-CN"/>
        </w:rPr>
        <w:t>1)</w:t>
      </w:r>
      <w:r w:rsidR="006C6D17" w:rsidRPr="00097DD1">
        <w:t xml:space="preserve"> </w:t>
      </w:r>
      <w:r w:rsidR="00602AA3">
        <w:rPr>
          <w:lang w:eastAsia="zh-CN"/>
        </w:rPr>
        <w:t xml:space="preserve">smoother </w:t>
      </w:r>
      <w:r w:rsidR="006919C1">
        <w:rPr>
          <w:lang w:eastAsia="zh-CN"/>
        </w:rPr>
        <w:t xml:space="preserve">on survival or </w:t>
      </w:r>
      <w:r w:rsidR="006919C1">
        <w:rPr>
          <w:i/>
          <w:iCs/>
        </w:rPr>
        <w:t>M</w:t>
      </w:r>
      <w:r w:rsidR="006919C1">
        <w:rPr>
          <w:lang w:eastAsia="zh-CN"/>
        </w:rPr>
        <w:t xml:space="preserve"> </w:t>
      </w:r>
      <w:r>
        <w:rPr>
          <w:lang w:eastAsia="zh-CN"/>
        </w:rPr>
        <w:t>co</w:t>
      </w:r>
      <w:r w:rsidR="006C6D17" w:rsidRPr="00097DD1">
        <w:t xml:space="preserve">nsiderably </w:t>
      </w:r>
      <w:r w:rsidR="00044BA9" w:rsidRPr="00097DD1">
        <w:t>improved model f</w:t>
      </w:r>
      <w:r w:rsidR="006C6D17" w:rsidRPr="00097DD1">
        <w:t xml:space="preserve">it </w:t>
      </w:r>
      <w:r w:rsidR="00602AA3">
        <w:t>and</w:t>
      </w:r>
      <w:r w:rsidR="00605AAE">
        <w:t xml:space="preserve"> </w:t>
      </w:r>
      <w:r w:rsidR="006C6D17" w:rsidRPr="00097DD1">
        <w:t xml:space="preserve">reduced </w:t>
      </w:r>
      <w:r w:rsidR="00900CA9">
        <w:t xml:space="preserve">the </w:t>
      </w:r>
      <w:r w:rsidR="006C6D17" w:rsidRPr="00097DD1">
        <w:t xml:space="preserve">retrospective </w:t>
      </w:r>
      <w:r w:rsidR="00647823">
        <w:t>patterns for</w:t>
      </w:r>
      <w:r w:rsidR="006C6D17" w:rsidRPr="00097DD1">
        <w:t xml:space="preserve"> SSB</w:t>
      </w:r>
      <w:r w:rsidR="006919C1">
        <w:t xml:space="preserve">, </w:t>
      </w:r>
      <w:r w:rsidR="006919C1" w:rsidRPr="006919C1">
        <w:rPr>
          <w:i/>
          <w:iCs/>
        </w:rPr>
        <w:t>F</w:t>
      </w:r>
      <w:r w:rsidR="006919C1">
        <w:t>, and recruitment</w:t>
      </w:r>
      <w:r w:rsidR="00097DD1">
        <w:t xml:space="preserve">. </w:t>
      </w:r>
      <w:r w:rsidR="00632E04">
        <w:t>Different</w:t>
      </w:r>
      <w:r w:rsidR="009F3A14">
        <w:t xml:space="preserve"> f</w:t>
      </w:r>
      <w:r w:rsidR="00865591">
        <w:t xml:space="preserve">rom </w:t>
      </w:r>
      <w:r w:rsidR="009F3A14">
        <w:t>p</w:t>
      </w:r>
      <w:r w:rsidR="00097DD1">
        <w:t xml:space="preserve">revious </w:t>
      </w:r>
      <w:r w:rsidR="00632E04">
        <w:t>assessments in th</w:t>
      </w:r>
      <w:r w:rsidR="006E1844">
        <w:t xml:space="preserve">e </w:t>
      </w:r>
      <w:r w:rsidR="00632E04">
        <w:t xml:space="preserve">region </w:t>
      </w:r>
      <w:r w:rsidR="009F3A14">
        <w:t xml:space="preserve">which </w:t>
      </w:r>
      <w:r w:rsidR="00A7735F">
        <w:t xml:space="preserve">addressed </w:t>
      </w:r>
      <w:r w:rsidR="00632E04">
        <w:t xml:space="preserve">a </w:t>
      </w:r>
      <w:r w:rsidR="00A7735F">
        <w:t>retrospective problem</w:t>
      </w:r>
      <w:r w:rsidR="003A263E">
        <w:t xml:space="preserve"> </w:t>
      </w:r>
      <w:r w:rsidR="00A7735F">
        <w:t xml:space="preserve">by </w:t>
      </w:r>
      <w:r w:rsidR="00632E04" w:rsidRPr="00632E04">
        <w:rPr>
          <w:i/>
          <w:iCs/>
        </w:rPr>
        <w:t>a priori</w:t>
      </w:r>
      <w:r w:rsidR="00632E04">
        <w:t xml:space="preserve"> specifying</w:t>
      </w:r>
      <w:r w:rsidR="001301D0">
        <w:t xml:space="preserve"> </w:t>
      </w:r>
      <w:r w:rsidR="00632E04">
        <w:t>a</w:t>
      </w:r>
      <w:r w:rsidR="0093309F">
        <w:t xml:space="preserve"> temporal trend in</w:t>
      </w:r>
      <w:r w:rsidR="00097DD1">
        <w:t xml:space="preserve"> </w:t>
      </w:r>
      <m:oMath>
        <m:r>
          <w:rPr>
            <w:rFonts w:ascii="Cambria Math" w:hAnsi="Cambria Math"/>
          </w:rPr>
          <m:t>M</m:t>
        </m:r>
      </m:oMath>
      <w:r w:rsidR="006E1844">
        <w:t xml:space="preserve"> (e.g. </w:t>
      </w:r>
      <w:r w:rsidR="00867240">
        <w:t xml:space="preserve">Georges Bank yellowtail flounder and </w:t>
      </w:r>
      <w:r w:rsidR="006E1844">
        <w:t>Gulf of Maine Atlantic Cod</w:t>
      </w:r>
      <w:r w:rsidR="00867240">
        <w:t xml:space="preserve">; Legault et al. 2012; </w:t>
      </w:r>
      <w:r w:rsidR="006E1844">
        <w:t>NEFSC 2013</w:t>
      </w:r>
      <w:r w:rsidR="00683FAF">
        <w:t>, 2020</w:t>
      </w:r>
      <w:r w:rsidR="006E1844">
        <w:t>)</w:t>
      </w:r>
      <w:r w:rsidR="00A7735F">
        <w:t xml:space="preserve">, </w:t>
      </w:r>
      <w:r w:rsidR="00865591">
        <w:t>this paper provides</w:t>
      </w:r>
      <w:r w:rsidR="00A7735F">
        <w:t xml:space="preserve"> a</w:t>
      </w:r>
      <w:r w:rsidR="00A7735F" w:rsidRPr="00097DD1">
        <w:t xml:space="preserve"> </w:t>
      </w:r>
      <w:r w:rsidR="00A7735F">
        <w:t xml:space="preserve">more objective, flexible, and generic </w:t>
      </w:r>
      <w:r w:rsidR="00865591">
        <w:t>approach to reduce retrospective pattern in stock assessments</w:t>
      </w:r>
      <w:r w:rsidR="00097073">
        <w:t xml:space="preserve">. </w:t>
      </w:r>
      <w:r w:rsidR="00A02FEC">
        <w:t>In WHAM, b</w:t>
      </w:r>
      <w:r w:rsidR="003C2776">
        <w:t xml:space="preserve">oth </w:t>
      </w:r>
      <w:r w:rsidR="00A7735F">
        <w:t xml:space="preserve">the two </w:t>
      </w:r>
      <w:r w:rsidR="00A02FEC">
        <w:t>autocorrelation</w:t>
      </w:r>
      <w:r w:rsidR="00A7735F">
        <w:t xml:space="preserve"> coefficients </w:t>
      </w:r>
      <w:r w:rsidR="00A02FEC">
        <w:t xml:space="preserve">in the 2D </w:t>
      </w:r>
      <w:proofErr w:type="gramStart"/>
      <w:r w:rsidR="00A02FEC">
        <w:t>AR(</w:t>
      </w:r>
      <w:proofErr w:type="gramEnd"/>
      <w:r w:rsidR="00A02FEC">
        <w:t xml:space="preserve">1) </w:t>
      </w:r>
      <w:r w:rsidR="003C2776">
        <w:t xml:space="preserve">smoother </w:t>
      </w:r>
      <w:r w:rsidR="00A7735F">
        <w:t>can</w:t>
      </w:r>
      <w:r w:rsidR="00A02FEC">
        <w:t xml:space="preserve"> either</w:t>
      </w:r>
      <w:r w:rsidR="00A7735F">
        <w:t xml:space="preserve"> be specified </w:t>
      </w:r>
      <w:r w:rsidR="00A02FEC">
        <w:t xml:space="preserve">at </w:t>
      </w:r>
      <w:r w:rsidR="00A02FEC">
        <w:lastRenderedPageBreak/>
        <w:t xml:space="preserve">fixed values </w:t>
      </w:r>
      <w:r w:rsidR="00A7735F">
        <w:t xml:space="preserve">or estimated </w:t>
      </w:r>
      <w:r w:rsidR="00B96A98">
        <w:t xml:space="preserve">as </w:t>
      </w:r>
      <w:r w:rsidR="008E4589">
        <w:t>parameter</w:t>
      </w:r>
      <w:r w:rsidR="00B96A98">
        <w:t>s</w:t>
      </w:r>
      <w:ins w:id="56" w:author="Haikun Xu" w:date="2020-08-07T15:19:00Z">
        <w:r w:rsidR="00756AD7">
          <w:t xml:space="preserve"> </w:t>
        </w:r>
        <w:commentRangeStart w:id="57"/>
        <w:r w:rsidR="00756AD7">
          <w:t>in the assessment model</w:t>
        </w:r>
        <w:commentRangeEnd w:id="57"/>
        <w:r w:rsidR="00E67145">
          <w:rPr>
            <w:rStyle w:val="CommentReference"/>
            <w:rFonts w:eastAsiaTheme="minorEastAsia"/>
            <w:lang w:eastAsia="zh-CN"/>
          </w:rPr>
          <w:commentReference w:id="57"/>
        </w:r>
      </w:ins>
      <w:r w:rsidR="008E4589">
        <w:t xml:space="preserve">. </w:t>
      </w:r>
      <w:r w:rsidR="00A02FEC">
        <w:t xml:space="preserve">This makes it easy to specify or estimate a temporal trend in </w:t>
      </w:r>
      <w:r w:rsidR="00A02FEC" w:rsidRPr="00A02FEC">
        <w:rPr>
          <w:i/>
          <w:iCs/>
        </w:rPr>
        <w:t>M</w:t>
      </w:r>
      <w:r w:rsidR="00A02FEC">
        <w:t xml:space="preserve"> or survival, and then compare performance against models with constant or 2D </w:t>
      </w:r>
      <w:proofErr w:type="gramStart"/>
      <w:r w:rsidR="00A02FEC">
        <w:t>AR(</w:t>
      </w:r>
      <w:proofErr w:type="gramEnd"/>
      <w:r w:rsidR="00A02FEC">
        <w:t xml:space="preserve">1) </w:t>
      </w:r>
      <w:commentRangeStart w:id="58"/>
      <w:r w:rsidR="00A02FEC">
        <w:t>correlation</w:t>
      </w:r>
      <w:commentRangeEnd w:id="58"/>
      <w:r w:rsidR="00E67145">
        <w:rPr>
          <w:rStyle w:val="CommentReference"/>
          <w:rFonts w:eastAsiaTheme="minorEastAsia"/>
          <w:lang w:eastAsia="zh-CN"/>
        </w:rPr>
        <w:commentReference w:id="58"/>
      </w:r>
      <w:r w:rsidR="00A02FEC">
        <w:t xml:space="preserve">. Specific to SNEMA yellowtail flounder, </w:t>
      </w:r>
      <w:commentRangeStart w:id="59"/>
      <w:r w:rsidR="00A02FEC">
        <w:rPr>
          <w:lang w:eastAsia="zh-CN"/>
        </w:rPr>
        <w:t>we showed that it is more important to estimate the among-year than among-age autocorrelation in survival deviations b</w:t>
      </w:r>
      <w:r w:rsidR="00F05B8E">
        <w:rPr>
          <w:lang w:eastAsia="zh-CN"/>
        </w:rPr>
        <w:t>y comparing</w:t>
      </w:r>
      <w:r w:rsidR="00605AAE">
        <w:rPr>
          <w:lang w:eastAsia="zh-CN"/>
        </w:rPr>
        <w:t xml:space="preserve"> </w:t>
      </w:r>
      <w:r w:rsidR="002C36A2">
        <w:rPr>
          <w:lang w:eastAsia="zh-CN"/>
        </w:rPr>
        <w:t xml:space="preserve">the </w:t>
      </w:r>
      <w:r w:rsidR="005B69C0">
        <w:rPr>
          <w:lang w:eastAsia="zh-CN"/>
        </w:rPr>
        <w:t xml:space="preserve">AIC of </w:t>
      </w:r>
      <w:r w:rsidR="00A02FEC">
        <w:rPr>
          <w:lang w:eastAsia="zh-CN"/>
        </w:rPr>
        <w:t>several</w:t>
      </w:r>
      <w:r w:rsidR="006B575A">
        <w:rPr>
          <w:lang w:eastAsia="zh-CN"/>
        </w:rPr>
        <w:t xml:space="preserve"> </w:t>
      </w:r>
      <w:r w:rsidR="007E560D">
        <w:rPr>
          <w:lang w:eastAsia="zh-CN"/>
        </w:rPr>
        <w:t xml:space="preserve">alternative </w:t>
      </w:r>
      <w:r w:rsidR="00FB16F6">
        <w:rPr>
          <w:lang w:eastAsia="zh-CN"/>
        </w:rPr>
        <w:t xml:space="preserve">models with differing </w:t>
      </w:r>
      <w:r w:rsidR="00BC4CCF">
        <w:rPr>
          <w:lang w:eastAsia="zh-CN"/>
        </w:rPr>
        <w:t xml:space="preserve">autocorrelation </w:t>
      </w:r>
      <w:r w:rsidR="007E560D">
        <w:rPr>
          <w:lang w:eastAsia="zh-CN"/>
        </w:rPr>
        <w:t>assumption</w:t>
      </w:r>
      <w:r w:rsidR="00BC4CCF">
        <w:rPr>
          <w:lang w:eastAsia="zh-CN"/>
        </w:rPr>
        <w:t>s</w:t>
      </w:r>
      <w:r w:rsidR="00FB16F6">
        <w:rPr>
          <w:lang w:eastAsia="zh-CN"/>
        </w:rPr>
        <w:t>.</w:t>
      </w:r>
      <w:commentRangeEnd w:id="59"/>
      <w:r w:rsidR="00E67145">
        <w:rPr>
          <w:rStyle w:val="CommentReference"/>
          <w:rFonts w:eastAsiaTheme="minorEastAsia"/>
          <w:lang w:eastAsia="zh-CN"/>
        </w:rPr>
        <w:commentReference w:id="59"/>
      </w:r>
      <w:r w:rsidR="002C36A2">
        <w:rPr>
          <w:lang w:eastAsia="zh-CN"/>
        </w:rPr>
        <w:t xml:space="preserve"> </w:t>
      </w:r>
      <w:r w:rsidR="00A02FEC">
        <w:rPr>
          <w:lang w:eastAsia="zh-CN"/>
        </w:rPr>
        <w:t xml:space="preserve">However, including both dimensions as a 2D AR(1) process consistently resulted in the best model fit and lowest retrospective pattern. </w:t>
      </w:r>
      <w:r w:rsidR="00F575A4">
        <w:t xml:space="preserve">Moreover, the estimated survival </w:t>
      </w:r>
      <w:r w:rsidR="00BB1244">
        <w:t xml:space="preserve">and </w:t>
      </w:r>
      <w:r w:rsidR="00BB1244" w:rsidRPr="00BB1244">
        <w:rPr>
          <w:i/>
          <w:iCs/>
        </w:rPr>
        <w:t>M</w:t>
      </w:r>
      <w:r w:rsidR="00BB1244">
        <w:t xml:space="preserve"> </w:t>
      </w:r>
      <w:r w:rsidR="00F575A4">
        <w:t xml:space="preserve">deviations for </w:t>
      </w:r>
      <w:r w:rsidR="00BB1244">
        <w:t xml:space="preserve">older </w:t>
      </w:r>
      <w:r w:rsidR="00F575A4">
        <w:t>age</w:t>
      </w:r>
      <w:r w:rsidR="00BB1244">
        <w:t xml:space="preserve">s </w:t>
      </w:r>
      <w:r w:rsidR="00F575A4">
        <w:t xml:space="preserve">were </w:t>
      </w:r>
      <w:r w:rsidR="00BB1244">
        <w:t xml:space="preserve">of comparable magnitude </w:t>
      </w:r>
      <w:r w:rsidR="00F575A4">
        <w:t>to those for age 1</w:t>
      </w:r>
      <w:r w:rsidR="00BB1244">
        <w:t xml:space="preserve"> (Fig. 4)</w:t>
      </w:r>
      <w:r w:rsidR="00F575A4">
        <w:t xml:space="preserve">, </w:t>
      </w:r>
      <w:r w:rsidR="00BB1244">
        <w:t xml:space="preserve">which means </w:t>
      </w:r>
      <w:r w:rsidR="00F575A4">
        <w:t xml:space="preserve">that </w:t>
      </w:r>
      <w:r w:rsidR="00172EDA">
        <w:t xml:space="preserve">the variation in adult survival is </w:t>
      </w:r>
      <w:r w:rsidR="00BB1244">
        <w:t xml:space="preserve">at least </w:t>
      </w:r>
      <w:r w:rsidR="00172EDA">
        <w:t xml:space="preserve">as </w:t>
      </w:r>
      <w:r w:rsidR="00941E66">
        <w:t>influential</w:t>
      </w:r>
      <w:r w:rsidR="00172EDA">
        <w:t xml:space="preserve"> as </w:t>
      </w:r>
      <w:r w:rsidR="00941E66">
        <w:t xml:space="preserve">recruitment </w:t>
      </w:r>
      <w:r w:rsidR="00BB1244">
        <w:t xml:space="preserve">variation </w:t>
      </w:r>
      <w:r w:rsidR="00941E66">
        <w:t>to the population dynamics of SNEMA yellowtail flounder.</w:t>
      </w:r>
    </w:p>
    <w:p w14:paraId="7EDEA377" w14:textId="4FF65560" w:rsidR="00720356" w:rsidRPr="00097DD1" w:rsidRDefault="000E23C6" w:rsidP="001829AC">
      <w:pPr>
        <w:pStyle w:val="Chapterheading0"/>
        <w:ind w:firstLine="720"/>
        <w:jc w:val="left"/>
        <w:rPr>
          <w:lang w:eastAsia="zh-CN"/>
        </w:rPr>
      </w:pPr>
      <w:r>
        <w:t>We</w:t>
      </w:r>
      <w:r w:rsidR="00C90E6F">
        <w:t xml:space="preserve"> </w:t>
      </w:r>
      <w:r>
        <w:t xml:space="preserve">found that </w:t>
      </w:r>
      <w:r w:rsidR="00E76573">
        <w:t>the</w:t>
      </w:r>
      <w:r w:rsidR="0040254B">
        <w:t xml:space="preserve"> </w:t>
      </w:r>
      <w:r w:rsidR="00FE3B3F">
        <w:rPr>
          <w:lang w:eastAsia="zh-CN"/>
        </w:rPr>
        <w:t xml:space="preserve">2D AR(1) </w:t>
      </w:r>
      <w:r w:rsidR="004B2C87">
        <w:t>smoother</w:t>
      </w:r>
      <w:r w:rsidR="0040254B">
        <w:t xml:space="preserve"> </w:t>
      </w:r>
      <w:r w:rsidR="000F4329">
        <w:t>impact</w:t>
      </w:r>
      <w:r w:rsidR="00FE3B3F">
        <w:t>ed</w:t>
      </w:r>
      <w:r w:rsidR="000F4329">
        <w:t xml:space="preserve"> SSB and </w:t>
      </w:r>
      <m:oMath>
        <m:r>
          <w:rPr>
            <w:rFonts w:ascii="Cambria Math" w:hAnsi="Cambria Math"/>
          </w:rPr>
          <m:t>F</m:t>
        </m:r>
      </m:oMath>
      <w:r w:rsidR="000F4329">
        <w:t xml:space="preserve"> </w:t>
      </w:r>
      <w:r w:rsidR="0040254B">
        <w:t xml:space="preserve">estimates </w:t>
      </w:r>
      <w:r w:rsidR="007F6F3D">
        <w:t>as well as</w:t>
      </w:r>
      <w:r w:rsidR="0040254B">
        <w:t xml:space="preserve"> near-term </w:t>
      </w:r>
      <w:r w:rsidR="000F4329">
        <w:t xml:space="preserve">SSB </w:t>
      </w:r>
      <w:r>
        <w:t xml:space="preserve">predictions, </w:t>
      </w:r>
      <w:del w:id="60" w:author="Haikun Xu" w:date="2020-08-07T15:25:00Z">
        <w:r w:rsidR="00FE3B3F" w:rsidDel="00E67145">
          <w:delText xml:space="preserve">and </w:delText>
        </w:r>
      </w:del>
      <w:ins w:id="61" w:author="Haikun Xu" w:date="2020-08-07T15:25:00Z">
        <w:r w:rsidR="00E67145">
          <w:t xml:space="preserve">while </w:t>
        </w:r>
      </w:ins>
      <w:r w:rsidR="00FE3B3F">
        <w:t>that</w:t>
      </w:r>
      <w:r w:rsidR="00573299">
        <w:t xml:space="preserve"> </w:t>
      </w:r>
      <w:r w:rsidR="00FE3B3F">
        <w:t xml:space="preserve">including an effect of the CPI on </w:t>
      </w:r>
      <w:r w:rsidR="00B62D84">
        <w:t>recruitment</w:t>
      </w:r>
      <w:r w:rsidR="00FE3B3F">
        <w:t xml:space="preserve"> in models with survival and </w:t>
      </w:r>
      <w:r w:rsidR="00FE3B3F" w:rsidRPr="00FE3B3F">
        <w:rPr>
          <w:i/>
          <w:iCs/>
        </w:rPr>
        <w:t>M</w:t>
      </w:r>
      <w:r w:rsidR="00FE3B3F">
        <w:t xml:space="preserve"> deviations</w:t>
      </w:r>
      <w:r w:rsidR="00B62D84">
        <w:t xml:space="preserve"> </w:t>
      </w:r>
      <w:r w:rsidR="00573299">
        <w:t xml:space="preserve">negligibly impacted the estimates of SSB and </w:t>
      </w:r>
      <m:oMath>
        <m:r>
          <w:rPr>
            <w:rFonts w:ascii="Cambria Math" w:hAnsi="Cambria Math"/>
          </w:rPr>
          <m:t>F</m:t>
        </m:r>
      </m:oMath>
      <w:r w:rsidR="00FE3B3F">
        <w:t xml:space="preserve">. </w:t>
      </w:r>
      <w:commentRangeStart w:id="62"/>
      <w:r w:rsidR="00FE3B3F">
        <w:t xml:space="preserve">This </w:t>
      </w:r>
      <w:r w:rsidR="00C90E6F">
        <w:t>underscor</w:t>
      </w:r>
      <w:r w:rsidR="007B2D31">
        <w:t>e</w:t>
      </w:r>
      <w:r w:rsidR="00FE3B3F">
        <w:t>s</w:t>
      </w:r>
      <w:r w:rsidR="00C90E6F">
        <w:t xml:space="preserve"> the importance of </w:t>
      </w:r>
      <w:r w:rsidR="00E246D2">
        <w:t xml:space="preserve">implementing </w:t>
      </w:r>
      <w:r w:rsidR="00FE3B3F">
        <w:t xml:space="preserve">survival or </w:t>
      </w:r>
      <w:r w:rsidR="00FE3B3F" w:rsidRPr="00FE3B3F">
        <w:rPr>
          <w:i/>
          <w:iCs/>
        </w:rPr>
        <w:t>M</w:t>
      </w:r>
      <w:r w:rsidR="00FE3B3F">
        <w:t xml:space="preserve"> deviations with </w:t>
      </w:r>
      <w:r w:rsidR="00E246D2">
        <w:t>the</w:t>
      </w:r>
      <w:r w:rsidR="00C90E6F">
        <w:t xml:space="preserve"> 2D AR(1) smoother to the assessment of SNEMA yellowtail flounder</w:t>
      </w:r>
      <w:r w:rsidR="004E3AB5">
        <w:t>.</w:t>
      </w:r>
      <w:commentRangeEnd w:id="62"/>
      <w:r w:rsidR="00E67145">
        <w:rPr>
          <w:rStyle w:val="CommentReference"/>
          <w:rFonts w:eastAsiaTheme="minorEastAsia"/>
          <w:lang w:eastAsia="zh-CN"/>
        </w:rPr>
        <w:commentReference w:id="62"/>
      </w:r>
      <w:r w:rsidR="004E3AB5">
        <w:t xml:space="preserve"> </w:t>
      </w:r>
      <w:r w:rsidR="00FE3B3F">
        <w:t>T</w:t>
      </w:r>
      <w:r>
        <w:t>h</w:t>
      </w:r>
      <w:r w:rsidR="00FE3B3F">
        <w:t>e</w:t>
      </w:r>
      <w:r>
        <w:t xml:space="preserve"> 2D AR(1) </w:t>
      </w:r>
      <w:r w:rsidR="00FE3B3F">
        <w:t>structure</w:t>
      </w:r>
      <w:r w:rsidR="00BF5DCC">
        <w:t xml:space="preserve"> </w:t>
      </w:r>
      <w:r>
        <w:t>c</w:t>
      </w:r>
      <w:r w:rsidR="00FE3B3F">
        <w:t>ould</w:t>
      </w:r>
      <w:r w:rsidR="005539BD">
        <w:t xml:space="preserve"> </w:t>
      </w:r>
      <w:r w:rsidR="00963B2F">
        <w:t xml:space="preserve">also </w:t>
      </w:r>
      <w:r w:rsidR="00163EEE">
        <w:t xml:space="preserve">extended to </w:t>
      </w:r>
      <w:r w:rsidR="00DC1A90">
        <w:t>three</w:t>
      </w:r>
      <w:r w:rsidR="00163EEE">
        <w:t xml:space="preserve"> dimensions if, for example, </w:t>
      </w:r>
      <w:r w:rsidR="005425D7">
        <w:t>survival</w:t>
      </w:r>
      <w:r w:rsidR="00163EEE">
        <w:t xml:space="preserve"> is </w:t>
      </w:r>
      <w:r w:rsidR="005425D7">
        <w:t xml:space="preserve">modelled </w:t>
      </w:r>
      <w:r w:rsidR="00DC1A90">
        <w:t>to be</w:t>
      </w:r>
      <w:r w:rsidR="005425D7">
        <w:t xml:space="preserve"> </w:t>
      </w:r>
      <w:r w:rsidR="00163EEE">
        <w:t>sex-specific</w:t>
      </w:r>
      <w:r w:rsidR="00DC1A90">
        <w:t xml:space="preserve">. </w:t>
      </w:r>
      <w:r w:rsidR="00604172">
        <w:t xml:space="preserve">A 3D </w:t>
      </w:r>
      <w:proofErr w:type="gramStart"/>
      <w:r w:rsidR="00604172">
        <w:t>AR(</w:t>
      </w:r>
      <w:proofErr w:type="gramEnd"/>
      <w:r w:rsidR="00604172">
        <w:t xml:space="preserve">1) process across year, age, and cohort could be appropriate, since cohort effects are visible in the estimated 2D AR(1) survival and </w:t>
      </w:r>
      <w:r w:rsidR="00604172" w:rsidRPr="00604172">
        <w:rPr>
          <w:i/>
          <w:iCs/>
        </w:rPr>
        <w:t>M</w:t>
      </w:r>
      <w:r w:rsidR="00604172">
        <w:t xml:space="preserve"> deviations (Figs. 1, 3, and 4). The </w:t>
      </w:r>
      <w:r w:rsidR="00DC1A90">
        <w:t xml:space="preserve">generic 2D AR(1) </w:t>
      </w:r>
      <w:r w:rsidR="00604172">
        <w:t>random effects structure</w:t>
      </w:r>
      <w:r w:rsidR="00DC1A90">
        <w:t xml:space="preserve"> we introduce in this paper can </w:t>
      </w:r>
      <w:r w:rsidR="00963B2F">
        <w:t>be</w:t>
      </w:r>
      <w:r w:rsidR="005539BD">
        <w:t xml:space="preserve"> </w:t>
      </w:r>
      <w:r w:rsidR="00DC1A90">
        <w:t>applied</w:t>
      </w:r>
      <w:r w:rsidR="005539BD">
        <w:t xml:space="preserve"> </w:t>
      </w:r>
      <w:r w:rsidR="00DC1A90">
        <w:t>to</w:t>
      </w:r>
      <w:r w:rsidR="005539BD">
        <w:t xml:space="preserve"> othe</w:t>
      </w:r>
      <w:r>
        <w:t xml:space="preserve">r </w:t>
      </w:r>
      <w:r w:rsidR="00073AF1">
        <w:t xml:space="preserve">potentially autocorrelated </w:t>
      </w:r>
      <w:r>
        <w:t>biological processes</w:t>
      </w:r>
      <w:r w:rsidR="00073AF1">
        <w:t xml:space="preserve"> (e.g.,</w:t>
      </w:r>
      <w:commentRangeStart w:id="63"/>
      <w:r w:rsidR="00073AF1">
        <w:t xml:space="preserve"> selectivity </w:t>
      </w:r>
      <w:commentRangeEnd w:id="63"/>
      <w:r w:rsidR="00E67145">
        <w:rPr>
          <w:rStyle w:val="CommentReference"/>
          <w:rFonts w:eastAsiaTheme="minorEastAsia"/>
          <w:lang w:eastAsia="zh-CN"/>
        </w:rPr>
        <w:commentReference w:id="63"/>
      </w:r>
      <w:r w:rsidR="00073AF1">
        <w:t>and growth</w:t>
      </w:r>
      <w:r w:rsidR="00073AF1">
        <w:rPr>
          <w:rFonts w:hint="eastAsia"/>
          <w:lang w:eastAsia="zh-CN"/>
        </w:rPr>
        <w:t>)</w:t>
      </w:r>
      <w:r w:rsidR="00073AF1">
        <w:t xml:space="preserve"> as well, </w:t>
      </w:r>
      <w:r w:rsidR="00604172">
        <w:t xml:space="preserve">and </w:t>
      </w:r>
      <w:r w:rsidR="00C16D9F">
        <w:t xml:space="preserve">we </w:t>
      </w:r>
      <w:r w:rsidR="00604172">
        <w:t xml:space="preserve">imagine this will </w:t>
      </w:r>
      <w:r w:rsidR="00C16D9F">
        <w:t>be</w:t>
      </w:r>
      <w:r w:rsidR="005539BD">
        <w:t xml:space="preserve"> an important research topic </w:t>
      </w:r>
      <w:r w:rsidR="00604172">
        <w:t xml:space="preserve">in the development of next-generation </w:t>
      </w:r>
      <w:r w:rsidR="00910F66">
        <w:t xml:space="preserve">stock </w:t>
      </w:r>
      <w:r w:rsidR="002F71CB">
        <w:t>assessment model</w:t>
      </w:r>
      <w:r w:rsidR="00604172">
        <w:t xml:space="preserve">s with mixed effects (Punt et al. 2020). Indeed, WHAM makes heavy use of 2D </w:t>
      </w:r>
      <w:proofErr w:type="gramStart"/>
      <w:r w:rsidR="00604172">
        <w:t>AR(</w:t>
      </w:r>
      <w:proofErr w:type="gramEnd"/>
      <w:r w:rsidR="00604172">
        <w:t xml:space="preserve">1) random effects, currently </w:t>
      </w:r>
      <w:r w:rsidR="00604172">
        <w:lastRenderedPageBreak/>
        <w:t>allowing users to specify them on numbers-at-age, natural mortality, and selectivity (Stock and Miller, this issue).</w:t>
      </w:r>
    </w:p>
    <w:p w14:paraId="3E321473" w14:textId="5C83F367" w:rsidR="002767EC" w:rsidRPr="005F7AC4" w:rsidRDefault="008879EA" w:rsidP="001829AC">
      <w:pPr>
        <w:pStyle w:val="Chapterheading0"/>
        <w:ind w:firstLine="720"/>
        <w:jc w:val="left"/>
      </w:pPr>
      <w:r w:rsidRPr="005F7AC4">
        <w:rPr>
          <w:rFonts w:hint="eastAsia"/>
          <w:lang w:eastAsia="zh-CN"/>
        </w:rPr>
        <w:t>For</w:t>
      </w:r>
      <w:r w:rsidRPr="005F7AC4">
        <w:t xml:space="preserve"> </w:t>
      </w:r>
      <w:r w:rsidRPr="005F7AC4">
        <w:rPr>
          <w:rFonts w:hint="eastAsia"/>
          <w:lang w:eastAsia="zh-CN"/>
        </w:rPr>
        <w:t>SNEMA</w:t>
      </w:r>
      <w:r w:rsidRPr="005F7AC4">
        <w:t xml:space="preserve"> yellowtail flounder, </w:t>
      </w:r>
      <w:r w:rsidRPr="005F7AC4">
        <w:rPr>
          <w:lang w:eastAsia="zh-CN"/>
        </w:rPr>
        <w:t>implementing</w:t>
      </w:r>
      <w:r w:rsidRPr="005F7AC4">
        <w:t xml:space="preserve"> the 2D </w:t>
      </w:r>
      <w:proofErr w:type="gramStart"/>
      <w:r w:rsidRPr="005F7AC4">
        <w:t>AR(</w:t>
      </w:r>
      <w:proofErr w:type="gramEnd"/>
      <w:r w:rsidRPr="005F7AC4">
        <w:t>1)</w:t>
      </w:r>
      <w:r w:rsidR="006D3B04">
        <w:t xml:space="preserve"> </w:t>
      </w:r>
      <w:r w:rsidR="00BE227A">
        <w:t>s</w:t>
      </w:r>
      <w:r w:rsidR="006D3B04">
        <w:t>moother</w:t>
      </w:r>
      <w:r w:rsidR="00855F68">
        <w:t xml:space="preserve"> </w:t>
      </w:r>
      <w:r w:rsidR="00BE227A">
        <w:t xml:space="preserve">on survival or </w:t>
      </w:r>
      <w:r w:rsidR="00BE227A" w:rsidRPr="00BE227A">
        <w:rPr>
          <w:i/>
          <w:iCs/>
        </w:rPr>
        <w:t>M</w:t>
      </w:r>
      <w:r w:rsidR="00BE227A">
        <w:t xml:space="preserve"> </w:t>
      </w:r>
      <w:r w:rsidRPr="005F7AC4">
        <w:t>considerably reduce</w:t>
      </w:r>
      <w:r w:rsidR="005F7AC4">
        <w:rPr>
          <w:rFonts w:hint="eastAsia"/>
          <w:lang w:eastAsia="zh-CN"/>
        </w:rPr>
        <w:t>d</w:t>
      </w:r>
      <w:r w:rsidRPr="005F7AC4">
        <w:t xml:space="preserve"> the </w:t>
      </w:r>
      <w:r w:rsidR="00A463BC">
        <w:t>severity</w:t>
      </w:r>
      <w:r w:rsidR="00A463BC" w:rsidRPr="005F7AC4">
        <w:t xml:space="preserve"> </w:t>
      </w:r>
      <w:r w:rsidR="0048474C">
        <w:t>of retrospective pattern</w:t>
      </w:r>
      <w:r w:rsidRPr="005F7AC4">
        <w:t xml:space="preserve"> and modif</w:t>
      </w:r>
      <w:r w:rsidR="005F7AC4">
        <w:t>ied</w:t>
      </w:r>
      <w:r w:rsidR="0048474C">
        <w:t xml:space="preserve"> </w:t>
      </w:r>
      <w:r w:rsidR="00272219">
        <w:t>near-term</w:t>
      </w:r>
      <w:r w:rsidRPr="005F7AC4">
        <w:t xml:space="preserve"> </w:t>
      </w:r>
      <w:r w:rsidR="00BE227A">
        <w:t xml:space="preserve">predictions of </w:t>
      </w:r>
      <w:r w:rsidRPr="005F7AC4">
        <w:t>SSB</w:t>
      </w:r>
      <w:r w:rsidR="00BE227A">
        <w:t xml:space="preserve"> (Figs. 2 and 6). Incorporating </w:t>
      </w:r>
      <w:r w:rsidR="00BE227A" w:rsidRPr="005F7AC4">
        <w:t xml:space="preserve">2D </w:t>
      </w:r>
      <w:proofErr w:type="gramStart"/>
      <w:r w:rsidR="00BE227A" w:rsidRPr="005F7AC4">
        <w:t>AR(</w:t>
      </w:r>
      <w:proofErr w:type="gramEnd"/>
      <w:r w:rsidR="00BE227A" w:rsidRPr="005F7AC4">
        <w:t>1)</w:t>
      </w:r>
      <w:r w:rsidR="00BE227A">
        <w:t xml:space="preserve"> deviations in survival led to lower AIC, while the model with </w:t>
      </w:r>
      <w:r w:rsidR="00BE227A" w:rsidRPr="005F7AC4">
        <w:t>2D AR(1)</w:t>
      </w:r>
      <w:r w:rsidR="00BE227A">
        <w:t xml:space="preserve"> deviations in </w:t>
      </w:r>
      <w:r w:rsidR="00BE227A" w:rsidRPr="00BE227A">
        <w:rPr>
          <w:i/>
          <w:iCs/>
        </w:rPr>
        <w:t>M</w:t>
      </w:r>
      <w:r w:rsidR="00BE227A">
        <w:t xml:space="preserve"> had lower </w:t>
      </w:r>
      <w:proofErr w:type="spellStart"/>
      <w:r w:rsidR="00BE227A">
        <w:t>Mohn’s</w:t>
      </w:r>
      <w:proofErr w:type="spellEnd"/>
      <w:r w:rsidR="00BE227A">
        <w:t xml:space="preserve"> </w:t>
      </w:r>
      <m:oMath>
        <m:r>
          <w:rPr>
            <w:rFonts w:ascii="Cambria Math" w:hAnsi="Cambria Math"/>
          </w:rPr>
          <m:t>ρ</m:t>
        </m:r>
      </m:oMath>
      <w:r w:rsidR="00BE227A">
        <w:t xml:space="preserve"> (Tables 3-4, Fig. 6). The</w:t>
      </w:r>
      <w:r w:rsidR="00481462">
        <w:t xml:space="preserve"> </w:t>
      </w:r>
      <w:r w:rsidR="00BE227A">
        <w:t xml:space="preserve">model with </w:t>
      </w:r>
      <w:r w:rsidR="00BE227A" w:rsidRPr="005F7AC4">
        <w:t>2D AR(1)</w:t>
      </w:r>
      <w:r w:rsidR="00BE227A">
        <w:t xml:space="preserve"> deviations in </w:t>
      </w:r>
      <w:r w:rsidR="00BE227A" w:rsidRPr="00BE227A">
        <w:rPr>
          <w:i/>
          <w:iCs/>
        </w:rPr>
        <w:t>M</w:t>
      </w:r>
      <w:r w:rsidR="005E3306">
        <w:t xml:space="preserve">, </w:t>
      </w:r>
      <w:r w:rsidR="00BE227A">
        <w:t>independent deviations in survival</w:t>
      </w:r>
      <w:r w:rsidR="005E3306">
        <w:t xml:space="preserve">, and the CPI-recruitment effect had the lowest </w:t>
      </w:r>
      <w:proofErr w:type="spellStart"/>
      <w:r w:rsidR="005E3306">
        <w:t>Mohn’s</w:t>
      </w:r>
      <w:proofErr w:type="spellEnd"/>
      <w:r w:rsidR="005E3306">
        <w:t xml:space="preserve"> </w:t>
      </w:r>
      <m:oMath>
        <m:r>
          <w:rPr>
            <w:rFonts w:ascii="Cambria Math" w:hAnsi="Cambria Math"/>
          </w:rPr>
          <m:t>ρ</m:t>
        </m:r>
      </m:oMath>
      <w:r w:rsidR="005E3306">
        <w:t xml:space="preserve">, with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rsidR="005E3306">
        <w:t>,</w:t>
      </w:r>
      <w:r w:rsidR="00BE227A">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rsidR="005E3306">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rsidR="00FC655B">
        <w:t xml:space="preserve"> </w:t>
      </w:r>
      <w:r w:rsidR="00481462">
        <w:t xml:space="preserve">all less than 0.11 (Fig. 6). This </w:t>
      </w:r>
      <w:r w:rsidR="005E6D51">
        <w:t xml:space="preserve">implies </w:t>
      </w:r>
      <w:r w:rsidR="00481462">
        <w:t xml:space="preserve">that including </w:t>
      </w:r>
      <w:r w:rsidR="005E6D51">
        <w:t xml:space="preserve">these factors in the SNEMA yellowtail flounder assessment would provide </w:t>
      </w:r>
      <w:r w:rsidR="00647571">
        <w:t xml:space="preserve">more </w:t>
      </w:r>
      <w:commentRangeStart w:id="64"/>
      <w:r w:rsidR="00647571">
        <w:t>reliabl</w:t>
      </w:r>
      <w:r w:rsidR="005E6D51">
        <w:t>e</w:t>
      </w:r>
      <w:commentRangeEnd w:id="64"/>
      <w:r w:rsidR="007C3B7B">
        <w:rPr>
          <w:rStyle w:val="CommentReference"/>
          <w:rFonts w:eastAsiaTheme="minorEastAsia"/>
          <w:lang w:eastAsia="zh-CN"/>
        </w:rPr>
        <w:commentReference w:id="64"/>
      </w:r>
      <w:r w:rsidR="00647571">
        <w:t xml:space="preserve"> </w:t>
      </w:r>
      <w:r w:rsidR="005E6D51">
        <w:t>estimates</w:t>
      </w:r>
      <w:r w:rsidR="00647571">
        <w:t xml:space="preserve"> </w:t>
      </w:r>
      <w:r w:rsidR="005E6D51">
        <w:t xml:space="preserve">of </w:t>
      </w:r>
      <w:r w:rsidR="00EF0F2D">
        <w:t>stock and harvest status.</w:t>
      </w:r>
    </w:p>
    <w:p w14:paraId="2247624F" w14:textId="3BDF292A" w:rsidR="002767EC" w:rsidRDefault="00190D85" w:rsidP="001829AC">
      <w:pPr>
        <w:pStyle w:val="Chapterheading0"/>
        <w:ind w:firstLine="720"/>
        <w:jc w:val="left"/>
      </w:pPr>
      <w:r>
        <w:t>N</w:t>
      </w:r>
      <w:r w:rsidR="001856BF">
        <w:t xml:space="preserve">ear-term SSB </w:t>
      </w:r>
      <w:r w:rsidR="001A0BB6">
        <w:t xml:space="preserve">forecasts </w:t>
      </w:r>
      <w:r w:rsidR="003E039C">
        <w:t>changed</w:t>
      </w:r>
      <w:r w:rsidR="001856BF">
        <w:t xml:space="preserve"> </w:t>
      </w:r>
      <w:r w:rsidR="0070101E">
        <w:t>substantially</w:t>
      </w:r>
      <w:r w:rsidR="00BB5F1E">
        <w:t xml:space="preserve">, </w:t>
      </w:r>
      <w:ins w:id="65" w:author="Haikun Xu" w:date="2020-08-07T15:38:00Z">
        <w:r w:rsidR="007C3B7B">
          <w:t xml:space="preserve">by </w:t>
        </w:r>
      </w:ins>
      <w:r w:rsidR="00BB5F1E">
        <w:t xml:space="preserve">about 30%, </w:t>
      </w:r>
      <w:r w:rsidR="0070101E">
        <w:t>when</w:t>
      </w:r>
      <w:r w:rsidR="001856BF">
        <w:t xml:space="preserve"> </w:t>
      </w:r>
      <w:r>
        <w:t>the</w:t>
      </w:r>
      <w:r w:rsidR="0070101E">
        <w:t xml:space="preserve"> </w:t>
      </w:r>
      <w:r w:rsidR="001856BF">
        <w:t xml:space="preserve">2D </w:t>
      </w:r>
      <w:proofErr w:type="gramStart"/>
      <w:r w:rsidR="001856BF">
        <w:t>AR(</w:t>
      </w:r>
      <w:proofErr w:type="gramEnd"/>
      <w:r w:rsidR="001856BF">
        <w:t xml:space="preserve">1) </w:t>
      </w:r>
      <w:r w:rsidR="0070101E">
        <w:t xml:space="preserve">smoother was </w:t>
      </w:r>
      <w:r w:rsidR="00BB5F1E">
        <w:t xml:space="preserve">included to constrain deviations in survival or </w:t>
      </w:r>
      <w:r w:rsidR="00BB5F1E" w:rsidRPr="00BB5F1E">
        <w:rPr>
          <w:i/>
          <w:iCs/>
        </w:rPr>
        <w:t>M</w:t>
      </w:r>
      <w:r w:rsidR="001856BF">
        <w:t>.</w:t>
      </w:r>
      <w:r w:rsidR="00BB5F1E">
        <w:t xml:space="preserve"> </w:t>
      </w:r>
      <w:r w:rsidR="00727544">
        <w:t xml:space="preserve">In models where the survival or </w:t>
      </w:r>
      <w:r w:rsidR="00727544" w:rsidRPr="00727544">
        <w:rPr>
          <w:i/>
          <w:iCs/>
        </w:rPr>
        <w:t>M</w:t>
      </w:r>
      <w:r w:rsidR="00727544">
        <w:t xml:space="preserve"> deviations are independent (e.g. NAA-1, NAA-3, M-2), they do not affect projections of SSB unless they are linked to an environmental covariate that is also projected. </w:t>
      </w:r>
      <w:r w:rsidR="001A0BB6">
        <w:t xml:space="preserve">In contrast, including autocorrelation by year </w:t>
      </w:r>
      <w:r w:rsidR="001C68B4">
        <w:t>(</w:t>
      </w:r>
      <m:oMath>
        <m:sSub>
          <m:sSubPr>
            <m:ctrlPr>
              <w:rPr>
                <w:rFonts w:ascii="Cambria Math" w:hAnsi="Cambria Math"/>
                <w:i/>
              </w:rPr>
            </m:ctrlPr>
          </m:sSubPr>
          <m:e>
            <m:r>
              <w:rPr>
                <w:rFonts w:ascii="Cambria Math" w:hAnsi="Cambria Math"/>
              </w:rPr>
              <m:t>ρ</m:t>
            </m:r>
          </m:e>
          <m:sub>
            <m:r>
              <w:rPr>
                <w:rFonts w:ascii="Cambria Math" w:hAnsi="Cambria Math"/>
              </w:rPr>
              <m:t>year</m:t>
            </m:r>
          </m:sub>
        </m:sSub>
      </m:oMath>
      <w:r w:rsidR="001C68B4">
        <w:t xml:space="preserve"> or </w:t>
      </w:r>
      <m:oMath>
        <m:sSub>
          <m:sSubPr>
            <m:ctrlPr>
              <w:rPr>
                <w:rFonts w:ascii="Cambria Math" w:hAnsi="Cambria Math"/>
                <w:i/>
              </w:rPr>
            </m:ctrlPr>
          </m:sSubPr>
          <m:e>
            <m:r>
              <w:rPr>
                <w:rFonts w:ascii="Cambria Math" w:hAnsi="Cambria Math"/>
              </w:rPr>
              <m:t>φ</m:t>
            </m:r>
          </m:e>
          <m:sub>
            <m:r>
              <w:rPr>
                <w:rFonts w:ascii="Cambria Math" w:hAnsi="Cambria Math"/>
              </w:rPr>
              <m:t>year</m:t>
            </m:r>
          </m:sub>
        </m:sSub>
      </m:oMath>
      <w:r w:rsidR="001C68B4">
        <w:t xml:space="preserve">) </w:t>
      </w:r>
      <w:r w:rsidR="001A0BB6">
        <w:t xml:space="preserve">affects short-term projections, </w:t>
      </w:r>
      <w:commentRangeStart w:id="66"/>
      <w:r w:rsidR="001A0BB6">
        <w:t xml:space="preserve">with the trend near the assessment terminal year becoming important. </w:t>
      </w:r>
      <w:commentRangeEnd w:id="66"/>
      <w:r w:rsidR="007C3B7B">
        <w:rPr>
          <w:rStyle w:val="CommentReference"/>
          <w:rFonts w:eastAsiaTheme="minorEastAsia"/>
          <w:lang w:eastAsia="zh-CN"/>
        </w:rPr>
        <w:commentReference w:id="66"/>
      </w:r>
      <w:r w:rsidR="001A0BB6">
        <w:t xml:space="preserve">In the case of SNEMA yellowtail flounder, models with </w:t>
      </w:r>
      <m:oMath>
        <m:sSub>
          <m:sSubPr>
            <m:ctrlPr>
              <w:rPr>
                <w:rFonts w:ascii="Cambria Math" w:hAnsi="Cambria Math"/>
                <w:i/>
              </w:rPr>
            </m:ctrlPr>
          </m:sSubPr>
          <m:e>
            <m:r>
              <w:rPr>
                <w:rFonts w:ascii="Cambria Math" w:hAnsi="Cambria Math"/>
              </w:rPr>
              <m:t>φ</m:t>
            </m:r>
          </m:e>
          <m:sub>
            <m:r>
              <w:rPr>
                <w:rFonts w:ascii="Cambria Math" w:hAnsi="Cambria Math"/>
              </w:rPr>
              <m:t>year</m:t>
            </m:r>
          </m:sub>
        </m:sSub>
      </m:oMath>
      <w:r w:rsidR="001A0BB6">
        <w:t xml:space="preserve"> estimated positive </w:t>
      </w:r>
      <w:r w:rsidR="001A0BB6" w:rsidRPr="001A0BB6">
        <w:rPr>
          <w:i/>
          <w:iCs/>
        </w:rPr>
        <w:t>M</w:t>
      </w:r>
      <w:r w:rsidR="001A0BB6">
        <w:t xml:space="preserve"> </w:t>
      </w:r>
      <w:r w:rsidR="001C68B4">
        <w:t xml:space="preserve">deviations </w:t>
      </w:r>
      <w:r w:rsidR="001A0BB6">
        <w:t>in recent years</w:t>
      </w:r>
      <w:r w:rsidR="001C68B4">
        <w:t xml:space="preserve">, and this clearly resulted in lower projected SSB. The effect of including the 2D </w:t>
      </w:r>
      <w:proofErr w:type="gramStart"/>
      <w:r w:rsidR="001C68B4">
        <w:t>AR(</w:t>
      </w:r>
      <w:proofErr w:type="gramEnd"/>
      <w:r w:rsidR="001C68B4">
        <w:t>1) on survival deviations was less straightforward, because projected survival deviations were negative for younger ages and positive for older ages.</w:t>
      </w:r>
      <w:r w:rsidR="00D058E4">
        <w:t xml:space="preserve"> The combined effect in the first projection year was a reduction in forecasted SSB relative to the model with independent deviations. In subsequent years, the forecasted SSB increased. The explanation for this counterintuitive result is that the older ages contribute more to SSB than younger ages, and the </w:t>
      </w:r>
      <w:r w:rsidR="001E3FA3">
        <w:t xml:space="preserve">cumulative effect of consecutive years with </w:t>
      </w:r>
      <w:r w:rsidR="001E3FA3">
        <w:lastRenderedPageBreak/>
        <w:t>slightly elevated survival of the plus-group trumped the reduced survival of younger ages. Therefore</w:t>
      </w:r>
      <w:r w:rsidR="002767EC" w:rsidRPr="001D6560">
        <w:t xml:space="preserve">, </w:t>
      </w:r>
      <w:r w:rsidR="006C7F86" w:rsidRPr="001D6560">
        <w:t xml:space="preserve">implementing 2D </w:t>
      </w:r>
      <w:proofErr w:type="gramStart"/>
      <w:r w:rsidR="006C7F86" w:rsidRPr="001D6560">
        <w:t>AR(</w:t>
      </w:r>
      <w:proofErr w:type="gramEnd"/>
      <w:r w:rsidR="006C7F86" w:rsidRPr="001D6560">
        <w:t xml:space="preserve">1) </w:t>
      </w:r>
      <w:r w:rsidR="001E3FA3">
        <w:t xml:space="preserve">autocorrelation in survival or </w:t>
      </w:r>
      <w:r w:rsidR="001E3FA3" w:rsidRPr="001E3FA3">
        <w:rPr>
          <w:i/>
          <w:iCs/>
        </w:rPr>
        <w:t>M</w:t>
      </w:r>
      <w:r w:rsidR="001E3FA3">
        <w:t xml:space="preserve"> </w:t>
      </w:r>
      <w:r w:rsidR="00956941" w:rsidRPr="001D6560">
        <w:t xml:space="preserve">is likely to </w:t>
      </w:r>
      <w:r w:rsidR="001E3FA3">
        <w:t xml:space="preserve">have greater impact on </w:t>
      </w:r>
      <w:r w:rsidR="001E3FA3" w:rsidRPr="001D6560">
        <w:t xml:space="preserve">near-term SSB predictions </w:t>
      </w:r>
      <w:r w:rsidR="001E3FA3">
        <w:t xml:space="preserve">in the </w:t>
      </w:r>
      <w:r w:rsidR="001D6560" w:rsidRPr="001D6560">
        <w:t xml:space="preserve">SNEMA yellowtail flounder </w:t>
      </w:r>
      <w:r w:rsidR="001E3FA3">
        <w:t xml:space="preserve">assessment </w:t>
      </w:r>
      <w:r w:rsidR="006C7F86" w:rsidRPr="001D6560">
        <w:t xml:space="preserve">than incorporating an environmental </w:t>
      </w:r>
      <w:r w:rsidR="00AE1385" w:rsidRPr="001D6560">
        <w:t>effect on recruitment</w:t>
      </w:r>
      <w:r w:rsidR="002767EC" w:rsidRPr="001D6560">
        <w:t>.</w:t>
      </w:r>
      <w:r w:rsidR="00AE5FDB">
        <w:t xml:space="preserve"> Unfortunately, whether to include the </w:t>
      </w:r>
      <w:r w:rsidR="00AE5FDB" w:rsidRPr="001D6560">
        <w:t xml:space="preserve">2D </w:t>
      </w:r>
      <w:proofErr w:type="gramStart"/>
      <w:r w:rsidR="00AE5FDB" w:rsidRPr="001D6560">
        <w:t>AR(</w:t>
      </w:r>
      <w:proofErr w:type="gramEnd"/>
      <w:r w:rsidR="00AE5FDB" w:rsidRPr="001D6560">
        <w:t>1)</w:t>
      </w:r>
      <w:r w:rsidR="00AE5FDB">
        <w:t xml:space="preserve"> smoother on survival or </w:t>
      </w:r>
      <w:r w:rsidR="00AE5FDB" w:rsidRPr="00AE5FDB">
        <w:rPr>
          <w:i/>
          <w:iCs/>
        </w:rPr>
        <w:t>M</w:t>
      </w:r>
      <w:r w:rsidR="00AE5FDB">
        <w:t xml:space="preserve"> was not clear—models with </w:t>
      </w:r>
      <w:r w:rsidR="00AE5FDB" w:rsidRPr="001D6560">
        <w:t>2D AR(1)</w:t>
      </w:r>
      <w:r w:rsidR="00AE5FDB">
        <w:t xml:space="preserve"> survival deviations had lower AIC, while models with </w:t>
      </w:r>
      <w:r w:rsidR="00AE5FDB" w:rsidRPr="001D6560">
        <w:t>2D AR(1)</w:t>
      </w:r>
      <w:r w:rsidR="00AE5FDB">
        <w:t xml:space="preserve"> </w:t>
      </w:r>
      <w:r w:rsidR="00AE5FDB" w:rsidRPr="00AE5FDB">
        <w:rPr>
          <w:i/>
          <w:iCs/>
        </w:rPr>
        <w:t>M</w:t>
      </w:r>
      <w:r w:rsidR="00AE5FDB">
        <w:t xml:space="preserve"> deviations had lower </w:t>
      </w:r>
      <w:proofErr w:type="spellStart"/>
      <w:r w:rsidR="00AE5FDB">
        <w:t>Mohn’s</w:t>
      </w:r>
      <w:proofErr w:type="spellEnd"/>
      <w:r w:rsidR="00AE5FDB">
        <w:t xml:space="preserve"> </w:t>
      </w:r>
      <m:oMath>
        <m:r>
          <w:rPr>
            <w:rFonts w:ascii="Cambria Math" w:hAnsi="Cambria Math"/>
          </w:rPr>
          <m:t>ρ</m:t>
        </m:r>
      </m:oMath>
      <w:r w:rsidR="00AE5FDB">
        <w:t xml:space="preserve">. </w:t>
      </w:r>
      <w:proofErr w:type="gramStart"/>
      <w:r w:rsidR="00AE5FDB">
        <w:t>This matters</w:t>
      </w:r>
      <w:proofErr w:type="gramEnd"/>
      <w:ins w:id="67" w:author="Haikun Xu" w:date="2020-08-07T15:40:00Z">
        <w:r w:rsidR="007B2EFB">
          <w:t xml:space="preserve"> </w:t>
        </w:r>
      </w:ins>
      <w:del w:id="68" w:author="Haikun Xu" w:date="2020-08-07T15:40:00Z">
        <w:r w:rsidR="00AE5FDB" w:rsidDel="007B2EFB">
          <w:delText xml:space="preserve"> </w:delText>
        </w:r>
      </w:del>
      <w:r w:rsidR="00AE5FDB">
        <w:t>because their predicted trends in SSB</w:t>
      </w:r>
      <w:r w:rsidR="008A48AE">
        <w:t xml:space="preserve"> diverged </w:t>
      </w:r>
      <w:r w:rsidR="00AE5FDB">
        <w:t>in the second and third projection years.</w:t>
      </w:r>
    </w:p>
    <w:p w14:paraId="484D700E" w14:textId="27AFF9B9" w:rsidR="00CF271D" w:rsidRDefault="008A48AE" w:rsidP="001829AC">
      <w:pPr>
        <w:pStyle w:val="Chapterheading0"/>
        <w:ind w:firstLine="720"/>
        <w:jc w:val="left"/>
      </w:pPr>
      <w:r>
        <w:t xml:space="preserve">Whether 2D </w:t>
      </w:r>
      <w:proofErr w:type="gramStart"/>
      <w:r>
        <w:t>AR(</w:t>
      </w:r>
      <w:proofErr w:type="gramEnd"/>
      <w:r>
        <w:t xml:space="preserve">1) autocorrelation is included or not, allowing </w:t>
      </w:r>
      <w:r w:rsidR="00891EF6">
        <w:t xml:space="preserve">survival or </w:t>
      </w:r>
      <w:r w:rsidR="00891EF6" w:rsidRPr="00891EF6">
        <w:rPr>
          <w:i/>
          <w:iCs/>
        </w:rPr>
        <w:t>M</w:t>
      </w:r>
      <w:r>
        <w:t xml:space="preserve"> to vary in time </w:t>
      </w:r>
      <w:r w:rsidR="00722659">
        <w:t xml:space="preserve">does not make calculating biological reference points </w:t>
      </w:r>
      <w:r w:rsidR="00E409F3">
        <w:t xml:space="preserve">(BRPs) </w:t>
      </w:r>
      <w:r w:rsidR="00722659">
        <w:t xml:space="preserve">easier. </w:t>
      </w:r>
      <w:r w:rsidR="00A63579" w:rsidRPr="00EB1918">
        <w:t>We envision</w:t>
      </w:r>
      <w:r w:rsidR="00A63579">
        <w:t xml:space="preserve"> </w:t>
      </w:r>
      <w:r w:rsidR="00475529">
        <w:t>two</w:t>
      </w:r>
      <w:r w:rsidR="00A63579">
        <w:t xml:space="preserve"> different ways to calculate </w:t>
      </w:r>
      <w:r w:rsidR="00F90959">
        <w:t xml:space="preserve">BRPs </w:t>
      </w:r>
      <w:r>
        <w:t xml:space="preserve">for models with deviations in survival or </w:t>
      </w:r>
      <w:r w:rsidRPr="008A48AE">
        <w:rPr>
          <w:i/>
          <w:iCs/>
        </w:rPr>
        <w:t>M</w:t>
      </w:r>
      <w:r w:rsidR="00CF271D">
        <w:t>:</w:t>
      </w:r>
    </w:p>
    <w:p w14:paraId="2AE2118D" w14:textId="43716265" w:rsidR="004F6921" w:rsidRPr="00CF271D" w:rsidRDefault="00CF271D" w:rsidP="001829AC">
      <w:pPr>
        <w:pStyle w:val="Chapterheading0"/>
        <w:numPr>
          <w:ilvl w:val="0"/>
          <w:numId w:val="19"/>
        </w:numPr>
        <w:jc w:val="left"/>
      </w:pPr>
      <w:r w:rsidRPr="00CF271D">
        <w:rPr>
          <w:i/>
        </w:rPr>
        <w:t>Deterministic BRP</w:t>
      </w:r>
      <w:r w:rsidR="00361C3B">
        <w:rPr>
          <w:i/>
        </w:rPr>
        <w:t>s</w:t>
      </w:r>
      <w:r>
        <w:t xml:space="preserve">: </w:t>
      </w:r>
      <w:r w:rsidR="00323252">
        <w:t>The simplest calculation for BRPs is to ignore the stochastic variation in survival and calculate the yield curve given average survival</w:t>
      </w:r>
      <w:r>
        <w:rPr>
          <w:rFonts w:eastAsiaTheme="minorEastAsia"/>
        </w:rPr>
        <w:t>. This procedure ignores the process error in biological processes and is typically used to calculate BRPs.</w:t>
      </w:r>
    </w:p>
    <w:p w14:paraId="6AAE0F22" w14:textId="4C4F3259" w:rsidR="00CF271D" w:rsidRPr="007B76DA" w:rsidRDefault="00CF271D" w:rsidP="001829AC">
      <w:pPr>
        <w:pStyle w:val="Chapterheading0"/>
        <w:numPr>
          <w:ilvl w:val="0"/>
          <w:numId w:val="19"/>
        </w:numPr>
        <w:jc w:val="left"/>
      </w:pPr>
      <w:r w:rsidRPr="00CF271D">
        <w:rPr>
          <w:i/>
        </w:rPr>
        <w:t>Dynamic BRP</w:t>
      </w:r>
      <w:r w:rsidR="00361C3B">
        <w:rPr>
          <w:i/>
        </w:rPr>
        <w:t>s</w:t>
      </w:r>
      <w:r>
        <w:t xml:space="preserve">: </w:t>
      </w:r>
      <w:r w:rsidR="0078246A">
        <w:rPr>
          <w:rFonts w:eastAsiaTheme="minorEastAsia"/>
        </w:rPr>
        <w:t xml:space="preserve">Regime shifts in recruitment have been shown to trigger rebuilding rules that target biomass levels that are essentially impossible under new recruitment dynamics </w:t>
      </w:r>
      <w:r w:rsidR="007129F8">
        <w:rPr>
          <w:rFonts w:eastAsiaTheme="minorEastAsia"/>
        </w:rPr>
        <w:fldChar w:fldCharType="begin"/>
      </w:r>
      <w:r w:rsidR="007129F8">
        <w:rPr>
          <w:rFonts w:eastAsiaTheme="minorEastAsia"/>
        </w:rPr>
        <w:instrText xml:space="preserve"> ADDIN EN.CITE &lt;EndNote&gt;&lt;Cite&gt;&lt;Author&gt;Szuwalski&lt;/Author&gt;&lt;Year&gt;2015&lt;/Year&gt;&lt;RecNum&gt;211&lt;/RecNum&gt;&lt;DisplayText&gt;(Szuwalski et al. 2015)&lt;/DisplayText&gt;&lt;record&gt;&lt;rec-number&gt;211&lt;/rec-number&gt;&lt;foreign-keys&gt;&lt;key app="EN" db-id="sfrdfvtvbdax5de2svmvr9smwwas0vts2999" timestamp="1473186890"&gt;211&lt;/key&gt;&lt;/foreign-keys&gt;&lt;ref-type name="Journal Article"&gt;17&lt;/ref-type&gt;&lt;contributors&gt;&lt;authors&gt;&lt;author&gt;Szuwalski, Cody S&lt;/author&gt;&lt;author&gt;Vert‐Pre, Katyana A&lt;/author&gt;&lt;author&gt;Punt, André E&lt;/author&gt;&lt;author&gt;Branch, Trevor A&lt;/author&gt;&lt;author&gt;Hilborn, Ray&lt;/author&gt;&lt;/authors&gt;&lt;/contributors&gt;&lt;titles&gt;&lt;title&gt;Examining common assumptions about recruitment: a meta‐analysis of recruitment dynamics for worldwide marine fisheries&lt;/title&gt;&lt;secondary-title&gt;Fish and Fisheries&lt;/secondary-title&gt;&lt;/titles&gt;&lt;periodical&gt;&lt;full-title&gt;Fish and Fisheries&lt;/full-title&gt;&lt;/periodical&gt;&lt;pages&gt;633-648&lt;/pages&gt;&lt;volume&gt;16&lt;/volume&gt;&lt;number&gt;4&lt;/number&gt;&lt;dates&gt;&lt;year&gt;2015&lt;/year&gt;&lt;/dates&gt;&lt;isbn&gt;1467-2979&lt;/isbn&gt;&lt;urls&gt;&lt;/urls&gt;&lt;/record&gt;&lt;/Cite&gt;&lt;/EndNote&gt;</w:instrText>
      </w:r>
      <w:r w:rsidR="007129F8">
        <w:rPr>
          <w:rFonts w:eastAsiaTheme="minorEastAsia"/>
        </w:rPr>
        <w:fldChar w:fldCharType="separate"/>
      </w:r>
      <w:r w:rsidR="007129F8">
        <w:rPr>
          <w:rFonts w:eastAsiaTheme="minorEastAsia"/>
          <w:noProof/>
        </w:rPr>
        <w:t>(Szuwalski et al. 2015)</w:t>
      </w:r>
      <w:r w:rsidR="007129F8">
        <w:rPr>
          <w:rFonts w:eastAsiaTheme="minorEastAsia"/>
        </w:rPr>
        <w:fldChar w:fldCharType="end"/>
      </w:r>
      <w:r w:rsidR="007129F8">
        <w:rPr>
          <w:rFonts w:eastAsiaTheme="minorEastAsia"/>
        </w:rPr>
        <w:t xml:space="preserve">. Therefore, BRPs can </w:t>
      </w:r>
      <w:r w:rsidR="00D42BF6">
        <w:rPr>
          <w:rFonts w:eastAsiaTheme="minorEastAsia"/>
        </w:rPr>
        <w:t xml:space="preserve">vary across time and </w:t>
      </w:r>
      <w:r w:rsidR="007129F8">
        <w:rPr>
          <w:rFonts w:eastAsiaTheme="minorEastAsia"/>
        </w:rPr>
        <w:t xml:space="preserve">be calculated annually based upon the </w:t>
      </w:r>
      <w:r w:rsidR="000E2B01">
        <w:rPr>
          <w:rFonts w:eastAsiaTheme="minorEastAsia"/>
        </w:rPr>
        <w:t>survival deviation estimated for each year</w:t>
      </w:r>
      <w:r w:rsidR="007B76DA">
        <w:rPr>
          <w:rFonts w:eastAsiaTheme="minorEastAsia"/>
        </w:rPr>
        <w:t>.</w:t>
      </w:r>
    </w:p>
    <w:p w14:paraId="2138075A" w14:textId="76A400AE" w:rsidR="00D93B2C" w:rsidRDefault="00361C3B" w:rsidP="001829AC">
      <w:pPr>
        <w:pStyle w:val="Chapterheading0"/>
        <w:jc w:val="left"/>
      </w:pPr>
      <w:r>
        <w:t>For SNEMA yellowtail flounder</w:t>
      </w:r>
      <w:r w:rsidR="004C099A">
        <w:t>,</w:t>
      </w:r>
      <w:r w:rsidR="007B76DA">
        <w:t xml:space="preserve"> </w:t>
      </w:r>
      <w:r>
        <w:t xml:space="preserve">since the 1990s estimated </w:t>
      </w:r>
      <w:r w:rsidR="007B76DA">
        <w:t>survival deviations wer</w:t>
      </w:r>
      <w:r w:rsidR="00097EDE">
        <w:t>e</w:t>
      </w:r>
      <w:r w:rsidR="007B76DA">
        <w:t xml:space="preserve"> </w:t>
      </w:r>
      <w:r w:rsidR="00896884">
        <w:t>predominantly negative</w:t>
      </w:r>
      <w:r>
        <w:t xml:space="preserve">, and </w:t>
      </w:r>
      <w:r w:rsidRPr="00361C3B">
        <w:rPr>
          <w:i/>
          <w:iCs/>
        </w:rPr>
        <w:t>M</w:t>
      </w:r>
      <w:r>
        <w:t xml:space="preserve"> deviations were mostly positive. I</w:t>
      </w:r>
      <w:r w:rsidR="004C099A">
        <w:t xml:space="preserve">gnoring </w:t>
      </w:r>
      <w:r>
        <w:t xml:space="preserve">these trends in productivity </w:t>
      </w:r>
      <w:r w:rsidR="00B22286">
        <w:t>may result</w:t>
      </w:r>
      <w:r w:rsidR="00ED15F7">
        <w:t xml:space="preserve"> in </w:t>
      </w:r>
      <w:r w:rsidR="00B22286">
        <w:t xml:space="preserve">biased </w:t>
      </w:r>
      <w:r>
        <w:t xml:space="preserve">estimates of </w:t>
      </w:r>
      <w:r w:rsidR="00B22286">
        <w:t xml:space="preserve">BRPs </w:t>
      </w:r>
      <w:r>
        <w:t xml:space="preserve">in </w:t>
      </w:r>
      <w:r w:rsidR="00B22286">
        <w:t xml:space="preserve">recent </w:t>
      </w:r>
      <w:r>
        <w:t>d</w:t>
      </w:r>
      <w:r w:rsidR="00B22286">
        <w:t xml:space="preserve">ecades. </w:t>
      </w:r>
      <w:r>
        <w:t xml:space="preserve">Furthermore, treating survival or </w:t>
      </w:r>
      <w:r w:rsidRPr="00361C3B">
        <w:rPr>
          <w:i/>
          <w:iCs/>
        </w:rPr>
        <w:t>M</w:t>
      </w:r>
      <w:r>
        <w:t xml:space="preserve"> deviations as uncorrelated in time neglects to propagate productivity changes in short-term projections. </w:t>
      </w:r>
      <w:r w:rsidR="00B22286">
        <w:t xml:space="preserve">Whereas </w:t>
      </w:r>
      <w:r>
        <w:t>calculating dyn</w:t>
      </w:r>
      <w:r w:rsidR="00B22286">
        <w:t>amic BRPs</w:t>
      </w:r>
      <w:r w:rsidR="004806FA">
        <w:t xml:space="preserve"> seems to be more appropriate</w:t>
      </w:r>
      <w:r w:rsidR="00F0659C">
        <w:t xml:space="preserve">, it </w:t>
      </w:r>
      <w:r>
        <w:lastRenderedPageBreak/>
        <w:t xml:space="preserve">poses a challenge to management </w:t>
      </w:r>
      <w:r w:rsidR="00D1175A">
        <w:t xml:space="preserve">because an assumption </w:t>
      </w:r>
      <w:r w:rsidR="001F32C7">
        <w:t xml:space="preserve">regarding how survival </w:t>
      </w:r>
      <w:r>
        <w:t xml:space="preserve">or </w:t>
      </w:r>
      <w:r w:rsidRPr="00361C3B">
        <w:rPr>
          <w:i/>
          <w:iCs/>
        </w:rPr>
        <w:t>M</w:t>
      </w:r>
      <w:r>
        <w:t xml:space="preserve"> </w:t>
      </w:r>
      <w:r w:rsidR="001F32C7">
        <w:t>deviations are attributed to f</w:t>
      </w:r>
      <w:r w:rsidR="00D1175A">
        <w:t xml:space="preserve">ishing mortality, natural mortality, and migration is required. </w:t>
      </w:r>
      <w:r w:rsidR="003866F7">
        <w:t xml:space="preserve">These three </w:t>
      </w:r>
      <w:r w:rsidR="004F2FA5">
        <w:t>processes</w:t>
      </w:r>
      <w:r w:rsidR="003866F7">
        <w:t xml:space="preserve"> are generally confounded in stock assessment models, which means that it is difficult, if possible, to </w:t>
      </w:r>
      <w:r w:rsidR="000B6A07">
        <w:t>partition</w:t>
      </w:r>
      <w:r w:rsidR="003866F7">
        <w:t xml:space="preserve"> their influence</w:t>
      </w:r>
      <w:r w:rsidR="000B6A07">
        <w:t>s</w:t>
      </w:r>
      <w:r w:rsidR="003866F7">
        <w:t xml:space="preserve"> on </w:t>
      </w:r>
      <w:r w:rsidR="00BC2B38">
        <w:t xml:space="preserve">the estimates of population attributes including </w:t>
      </w:r>
      <w:r w:rsidR="003866F7">
        <w:t>survival.</w:t>
      </w:r>
      <w:r w:rsidR="007B5925">
        <w:t xml:space="preserve"> </w:t>
      </w:r>
      <w:r w:rsidR="00B70E7D">
        <w:t>W</w:t>
      </w:r>
      <w:r w:rsidR="00D93B2C">
        <w:t xml:space="preserve">e recommend future research exploring their relative performance when coupled with management procedures and different </w:t>
      </w:r>
      <w:r w:rsidR="004F2FA5">
        <w:t>parameterizations</w:t>
      </w:r>
      <w:r w:rsidR="00D93B2C">
        <w:t xml:space="preserve"> of time-variation in survival</w:t>
      </w:r>
      <w:r w:rsidR="004F2FA5">
        <w:t xml:space="preserve"> and </w:t>
      </w:r>
      <w:r w:rsidR="004F2FA5" w:rsidRPr="004F2FA5">
        <w:rPr>
          <w:i/>
          <w:iCs/>
        </w:rPr>
        <w:t>M</w:t>
      </w:r>
      <w:r w:rsidR="00D93B2C">
        <w:t>.</w:t>
      </w:r>
    </w:p>
    <w:p w14:paraId="27934512" w14:textId="59CFBA7E" w:rsidR="002767EC" w:rsidRDefault="00BD6211" w:rsidP="006D50E6">
      <w:pPr>
        <w:pStyle w:val="Chapterheading0"/>
        <w:ind w:firstLine="720"/>
        <w:jc w:val="left"/>
      </w:pPr>
      <w:r>
        <w:t>Care</w:t>
      </w:r>
      <w:r w:rsidR="002767EC" w:rsidRPr="009A4919">
        <w:t xml:space="preserve"> should be taken </w:t>
      </w:r>
      <w:r w:rsidR="002767EC" w:rsidRPr="009A4919">
        <w:rPr>
          <w:noProof/>
        </w:rPr>
        <w:t>when</w:t>
      </w:r>
      <w:r w:rsidR="002767EC" w:rsidRPr="009A4919">
        <w:t xml:space="preserve"> </w:t>
      </w:r>
      <w:r w:rsidR="002767EC" w:rsidRPr="009A4919">
        <w:rPr>
          <w:noProof/>
        </w:rPr>
        <w:t>interpreting</w:t>
      </w:r>
      <w:r w:rsidR="002767EC" w:rsidRPr="009A4919">
        <w:t xml:space="preserve"> the </w:t>
      </w:r>
      <w:r w:rsidR="004D6C39">
        <w:t xml:space="preserve">main </w:t>
      </w:r>
      <w:r w:rsidR="00624445">
        <w:t>finding</w:t>
      </w:r>
      <w:r w:rsidR="002767EC" w:rsidRPr="009A4919">
        <w:t xml:space="preserve">s </w:t>
      </w:r>
      <w:r w:rsidR="00301FFE">
        <w:t xml:space="preserve">found </w:t>
      </w:r>
      <w:r w:rsidR="000E09A3">
        <w:t>in this study</w:t>
      </w:r>
      <w:r w:rsidR="002767EC" w:rsidRPr="009A4919">
        <w:t xml:space="preserve">. </w:t>
      </w:r>
      <w:r w:rsidR="003A3DFC">
        <w:t xml:space="preserve">First, </w:t>
      </w:r>
      <w:r w:rsidR="00673712">
        <w:t xml:space="preserve">survival </w:t>
      </w:r>
      <w:r w:rsidR="0064235C">
        <w:t>of</w:t>
      </w:r>
      <w:r w:rsidR="00673712">
        <w:t xml:space="preserve"> the plus</w:t>
      </w:r>
      <w:r w:rsidR="008977B5">
        <w:t>-</w:t>
      </w:r>
      <w:r w:rsidR="00673712">
        <w:t>group is not strictly survival</w:t>
      </w:r>
      <w:r w:rsidR="00301FFE">
        <w:t xml:space="preserve">. </w:t>
      </w:r>
      <w:r w:rsidR="008977B5">
        <w:t xml:space="preserve">This matters because including the 2D </w:t>
      </w:r>
      <w:proofErr w:type="gramStart"/>
      <w:r w:rsidR="008977B5">
        <w:t>AR(</w:t>
      </w:r>
      <w:proofErr w:type="gramEnd"/>
      <w:r w:rsidR="008977B5">
        <w:t>1) smoother on survival estimated increased survival of</w:t>
      </w:r>
      <w:r w:rsidR="00673712">
        <w:t xml:space="preserve"> the plus</w:t>
      </w:r>
      <w:r w:rsidR="008977B5">
        <w:t>-</w:t>
      </w:r>
      <w:r w:rsidR="00673712">
        <w:t>group</w:t>
      </w:r>
      <w:r w:rsidR="008977B5">
        <w:t>, which resulted in higher short-term forecasts of SSB relative to models with independent survival deviations</w:t>
      </w:r>
      <w:r w:rsidR="00673712">
        <w:t xml:space="preserve"> </w:t>
      </w:r>
      <w:r w:rsidR="008977B5">
        <w:t xml:space="preserve">or 2D AR(1) deviations on </w:t>
      </w:r>
      <w:r w:rsidR="008977B5" w:rsidRPr="008977B5">
        <w:rPr>
          <w:i/>
          <w:iCs/>
        </w:rPr>
        <w:t>M</w:t>
      </w:r>
      <w:r w:rsidR="008977B5">
        <w:t>.</w:t>
      </w:r>
      <w:r w:rsidR="00301FFE">
        <w:t xml:space="preserve"> </w:t>
      </w:r>
      <w:r w:rsidR="00A96379">
        <w:t>Second</w:t>
      </w:r>
      <w:r w:rsidR="002767EC" w:rsidRPr="009A4919">
        <w:t xml:space="preserve">, </w:t>
      </w:r>
      <w:r w:rsidR="00301FFE">
        <w:t xml:space="preserve">population </w:t>
      </w:r>
      <w:r w:rsidR="00A463BC">
        <w:t xml:space="preserve">dynamics </w:t>
      </w:r>
      <w:r w:rsidR="006D50E6">
        <w:t>in the 3</w:t>
      </w:r>
      <w:ins w:id="69" w:author="Haikun Xu" w:date="2020-08-07T15:44:00Z">
        <w:r w:rsidR="007B2EFB">
          <w:t>-</w:t>
        </w:r>
      </w:ins>
      <w:del w:id="70" w:author="Haikun Xu" w:date="2020-08-07T15:44:00Z">
        <w:r w:rsidR="006D50E6" w:rsidDel="007B2EFB">
          <w:delText xml:space="preserve"> </w:delText>
        </w:r>
      </w:del>
      <w:r w:rsidR="006D50E6">
        <w:t>year projection time period were</w:t>
      </w:r>
      <w:r w:rsidR="00A463BC">
        <w:t xml:space="preserve"> predicted </w:t>
      </w:r>
      <w:r w:rsidR="006D50E6">
        <w:t xml:space="preserve">by keeping </w:t>
      </w:r>
      <w:r w:rsidR="006D50E6" w:rsidRPr="006D50E6">
        <w:rPr>
          <w:i/>
          <w:iCs/>
        </w:rPr>
        <w:t>F</w:t>
      </w:r>
      <w:r w:rsidR="006D50E6">
        <w:t xml:space="preserve"> constant at the level in the terminal model year, and differing </w:t>
      </w:r>
      <w:r w:rsidR="006D50E6" w:rsidRPr="006D50E6">
        <w:rPr>
          <w:i/>
          <w:iCs/>
        </w:rPr>
        <w:t>F</w:t>
      </w:r>
      <w:r w:rsidR="006D50E6">
        <w:t xml:space="preserve"> may account for some variation in projected SSB. However, the models estimated very similar terminal</w:t>
      </w:r>
      <w:r w:rsidR="00B87620">
        <w:t xml:space="preserve"> year</w:t>
      </w:r>
      <w:r w:rsidR="006D50E6">
        <w:t xml:space="preserve"> </w:t>
      </w:r>
      <w:r w:rsidR="006D50E6" w:rsidRPr="006D50E6">
        <w:rPr>
          <w:i/>
          <w:iCs/>
        </w:rPr>
        <w:t>F</w:t>
      </w:r>
      <w:commentRangeStart w:id="71"/>
      <w:r w:rsidR="006D50E6">
        <w:t xml:space="preserve">, which was near historic lows and less than the value of </w:t>
      </w:r>
      <w:r w:rsidR="006D50E6" w:rsidRPr="006D50E6">
        <w:rPr>
          <w:i/>
          <w:iCs/>
        </w:rPr>
        <w:t>M</w:t>
      </w:r>
      <w:r w:rsidR="006D50E6">
        <w:t xml:space="preserve"> fixed in the assessment (Figs. 2 and 6). </w:t>
      </w:r>
      <w:r w:rsidR="00B87620">
        <w:t>T</w:t>
      </w:r>
      <w:r w:rsidR="006D50E6">
        <w:t>his likely has negligible impact on the results</w:t>
      </w:r>
      <w:commentRangeEnd w:id="71"/>
      <w:r w:rsidR="00E37C5E">
        <w:rPr>
          <w:rStyle w:val="CommentReference"/>
          <w:rFonts w:eastAsiaTheme="minorEastAsia"/>
          <w:lang w:eastAsia="zh-CN"/>
        </w:rPr>
        <w:commentReference w:id="71"/>
      </w:r>
      <w:r w:rsidR="006D50E6">
        <w:t>.</w:t>
      </w:r>
      <w:r w:rsidR="002767EC" w:rsidRPr="009A4919">
        <w:t xml:space="preserve"> </w:t>
      </w:r>
      <w:r w:rsidR="001E5758">
        <w:t>Last</w:t>
      </w:r>
      <w:r w:rsidR="002767EC" w:rsidRPr="009A4919">
        <w:t xml:space="preserve">, </w:t>
      </w:r>
      <w:r w:rsidR="00F6630C">
        <w:t xml:space="preserve">all </w:t>
      </w:r>
      <w:r w:rsidR="002767EC" w:rsidRPr="009A4919">
        <w:t xml:space="preserve">the conclusions </w:t>
      </w:r>
      <w:r w:rsidR="00BD38A8">
        <w:t xml:space="preserve">made </w:t>
      </w:r>
      <w:r w:rsidR="00F6630C">
        <w:t xml:space="preserve">in this study </w:t>
      </w:r>
      <w:r w:rsidR="002767EC" w:rsidRPr="009A4919">
        <w:t xml:space="preserve">are species-specific. </w:t>
      </w:r>
      <w:r w:rsidR="00F75FAE">
        <w:t xml:space="preserve">For example, </w:t>
      </w:r>
      <w:r w:rsidR="002767EC" w:rsidRPr="009A4919">
        <w:t xml:space="preserve">the </w:t>
      </w:r>
      <w:r w:rsidR="00BD38A8">
        <w:t xml:space="preserve">relative importance of </w:t>
      </w:r>
      <w:r w:rsidR="00E07F95">
        <w:t>the recruitment covariate</w:t>
      </w:r>
      <w:r w:rsidR="00B87620">
        <w:t xml:space="preserve">, deviations in survival versus </w:t>
      </w:r>
      <w:r w:rsidR="00B87620" w:rsidRPr="00B87620">
        <w:rPr>
          <w:i/>
          <w:iCs/>
        </w:rPr>
        <w:t>M</w:t>
      </w:r>
      <w:r w:rsidR="00B87620">
        <w:t xml:space="preserve">, and 2D AR(1) </w:t>
      </w:r>
      <w:r w:rsidR="00E07F95">
        <w:t>smoother</w:t>
      </w:r>
      <w:r w:rsidR="00BD38A8">
        <w:t xml:space="preserve"> </w:t>
      </w:r>
      <w:r w:rsidR="00E07F95">
        <w:t>to SSB prediction</w:t>
      </w:r>
      <w:r w:rsidR="002767EC" w:rsidRPr="009A4919">
        <w:t xml:space="preserve"> </w:t>
      </w:r>
      <w:r w:rsidR="00BD38A8">
        <w:t xml:space="preserve">is highly </w:t>
      </w:r>
      <w:r w:rsidR="002767EC" w:rsidRPr="009A4919">
        <w:t>depend</w:t>
      </w:r>
      <w:r w:rsidR="00BD38A8">
        <w:t>ent</w:t>
      </w:r>
      <w:r w:rsidR="002767EC" w:rsidRPr="009A4919">
        <w:t xml:space="preserve"> upon the parameters (e.g., </w:t>
      </w:r>
      <w:r w:rsidR="00BD38A8">
        <w:t xml:space="preserve">age at </w:t>
      </w:r>
      <w:r w:rsidR="002767EC" w:rsidRPr="009A4919">
        <w:t>maturity, longevity, selec</w:t>
      </w:r>
      <w:r w:rsidR="00BD38A8">
        <w:t>tivity</w:t>
      </w:r>
      <w:r w:rsidR="00F6630C">
        <w:t xml:space="preserve"> and weight-at-age) that</w:t>
      </w:r>
      <w:r w:rsidR="002767EC" w:rsidRPr="009A4919">
        <w:t xml:space="preserve"> </w:t>
      </w:r>
      <w:r w:rsidR="00F6630C">
        <w:t>influence</w:t>
      </w:r>
      <w:r w:rsidR="002767EC" w:rsidRPr="009A4919">
        <w:t xml:space="preserve"> the age structure </w:t>
      </w:r>
      <w:r w:rsidR="00CC53A4">
        <w:t xml:space="preserve">and life history </w:t>
      </w:r>
      <w:r w:rsidR="002767EC" w:rsidRPr="009A4919">
        <w:t xml:space="preserve">of the stock. Generally speaking, </w:t>
      </w:r>
      <w:r w:rsidR="00E07F95">
        <w:t>the</w:t>
      </w:r>
      <w:r w:rsidR="002767EC" w:rsidRPr="009A4919">
        <w:t xml:space="preserve"> </w:t>
      </w:r>
      <w:r w:rsidR="00B87620">
        <w:t xml:space="preserve">2D </w:t>
      </w:r>
      <w:proofErr w:type="gramStart"/>
      <w:r w:rsidR="00B87620">
        <w:t>AR(</w:t>
      </w:r>
      <w:proofErr w:type="gramEnd"/>
      <w:r w:rsidR="00B87620">
        <w:t xml:space="preserve">1) </w:t>
      </w:r>
      <w:r w:rsidR="00CC53A4">
        <w:t>smoother</w:t>
      </w:r>
      <w:r w:rsidR="00A420DA">
        <w:t xml:space="preserve"> </w:t>
      </w:r>
      <w:r w:rsidR="00E07F95">
        <w:t>can directly impact</w:t>
      </w:r>
      <w:r w:rsidR="00BD38A8">
        <w:t xml:space="preserve"> the predicted </w:t>
      </w:r>
      <w:r w:rsidR="00B87620">
        <w:t>numbers</w:t>
      </w:r>
      <w:r w:rsidR="00BD38A8">
        <w:t xml:space="preserve"> at all ages, </w:t>
      </w:r>
      <w:r w:rsidR="00E07F95">
        <w:t xml:space="preserve">and </w:t>
      </w:r>
      <w:r w:rsidR="009C2459">
        <w:t xml:space="preserve">thereby, </w:t>
      </w:r>
      <w:r w:rsidR="002767EC" w:rsidRPr="009A4919">
        <w:t xml:space="preserve">is </w:t>
      </w:r>
      <w:r w:rsidR="005E7CE8">
        <w:t xml:space="preserve">expected to be </w:t>
      </w:r>
      <w:r w:rsidR="002767EC" w:rsidRPr="009A4919">
        <w:t xml:space="preserve">more important </w:t>
      </w:r>
      <w:r w:rsidR="00196AED">
        <w:t xml:space="preserve">to </w:t>
      </w:r>
      <w:r w:rsidR="009C2459">
        <w:t>near-term SSB prediction</w:t>
      </w:r>
      <w:r w:rsidR="00196AED">
        <w:t xml:space="preserve"> </w:t>
      </w:r>
      <w:r w:rsidR="009C2459">
        <w:t xml:space="preserve">for </w:t>
      </w:r>
      <w:r w:rsidR="00196AED" w:rsidRPr="009A4919">
        <w:t>late-ma</w:t>
      </w:r>
      <w:r w:rsidR="00196AED">
        <w:t xml:space="preserve">tured and long-lived fish stocks. </w:t>
      </w:r>
      <w:r w:rsidR="00AC7139">
        <w:t xml:space="preserve">On the other hand, </w:t>
      </w:r>
      <w:r w:rsidR="009C2459">
        <w:t>a recruitment covariate</w:t>
      </w:r>
      <w:r w:rsidR="00196AED">
        <w:t xml:space="preserve"> </w:t>
      </w:r>
      <w:r w:rsidR="009C2459">
        <w:t>can only dir</w:t>
      </w:r>
      <w:r w:rsidR="00CC53A4">
        <w:t>ect</w:t>
      </w:r>
      <w:r w:rsidR="009C2459">
        <w:t>ly</w:t>
      </w:r>
      <w:r w:rsidR="00CC53A4">
        <w:t xml:space="preserve"> impact n</w:t>
      </w:r>
      <w:r w:rsidR="009C2459">
        <w:t xml:space="preserve">ear-term </w:t>
      </w:r>
      <w:r w:rsidR="00AC7139">
        <w:t xml:space="preserve">predictions of </w:t>
      </w:r>
      <w:r w:rsidR="009C2459">
        <w:t>recruitment. For</w:t>
      </w:r>
      <w:r w:rsidR="00CC53A4">
        <w:t xml:space="preserve"> late-matured and long-lived fish stocks, the </w:t>
      </w:r>
      <w:r w:rsidR="009C2459">
        <w:t xml:space="preserve">covariate-induced </w:t>
      </w:r>
      <w:r w:rsidR="009C2459">
        <w:lastRenderedPageBreak/>
        <w:t>change in recruitment prediction</w:t>
      </w:r>
      <w:r w:rsidR="00CC53A4">
        <w:t xml:space="preserve"> </w:t>
      </w:r>
      <w:r w:rsidR="00FB7C29">
        <w:t>is not able to</w:t>
      </w:r>
      <w:r w:rsidR="00A420DA">
        <w:t xml:space="preserve"> propagate to </w:t>
      </w:r>
      <w:r w:rsidR="00AC7139">
        <w:t>most of the mature</w:t>
      </w:r>
      <w:r w:rsidR="00D05AD5">
        <w:t xml:space="preserve"> </w:t>
      </w:r>
      <w:r w:rsidR="00196AED">
        <w:t>age classes</w:t>
      </w:r>
      <w:r w:rsidR="00AC7139">
        <w:t>,</w:t>
      </w:r>
      <w:r w:rsidR="00196AED">
        <w:t xml:space="preserve"> </w:t>
      </w:r>
      <w:r w:rsidR="00D92C22">
        <w:t xml:space="preserve">and </w:t>
      </w:r>
      <w:r w:rsidR="00AC7139">
        <w:t xml:space="preserve">therefore will not appreciably </w:t>
      </w:r>
      <w:r w:rsidR="000213F0">
        <w:t>impact SSB prediction</w:t>
      </w:r>
      <w:r w:rsidR="00AC7139">
        <w:t>s</w:t>
      </w:r>
      <w:r w:rsidR="000213F0">
        <w:t xml:space="preserve"> in the near-term</w:t>
      </w:r>
      <w:r w:rsidR="00BD38A8">
        <w:t>.</w:t>
      </w:r>
    </w:p>
    <w:p w14:paraId="69200E45" w14:textId="2A5DD167" w:rsidR="006E0CB5" w:rsidRDefault="00DF5AE0" w:rsidP="001829AC">
      <w:pPr>
        <w:pStyle w:val="Chapterheading0"/>
        <w:ind w:firstLine="720"/>
        <w:jc w:val="left"/>
      </w:pPr>
      <w:r>
        <w:rPr>
          <w:lang w:eastAsia="zh-CN"/>
        </w:rPr>
        <w:t>One final note is that the run time required to fit the models varied substantially and in unintuitive patterns. Much of TMB’s advantage over ADMB in computational speed depends on its algorithm for automatically detecting sparseness of the Hessian matrix (Kristensen et al. 2016)</w:t>
      </w:r>
      <w:r w:rsidR="00DB55B6">
        <w:rPr>
          <w:lang w:eastAsia="zh-CN"/>
        </w:rPr>
        <w:t xml:space="preserve">, and we found that this sparseness detection was the most important determinant of model run time. Directly </w:t>
      </w:r>
      <w:r w:rsidR="0038372E">
        <w:rPr>
          <w:lang w:eastAsia="zh-CN"/>
        </w:rPr>
        <w:t>specifying</w:t>
      </w:r>
      <w:r w:rsidR="00DB55B6">
        <w:rPr>
          <w:lang w:eastAsia="zh-CN"/>
        </w:rPr>
        <w:t xml:space="preserve"> the survival deviations,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DB55B6">
        <w:rPr>
          <w:lang w:eastAsia="zh-CN"/>
        </w:rPr>
        <w:t xml:space="preserve">, as random effect parameters did not result in a sparse Hessian, but parameterizing the log numbers at age, </w:t>
      </w:r>
      <m:oMath>
        <m:sSub>
          <m:sSubPr>
            <m:ctrlPr>
              <w:rPr>
                <w:rFonts w:ascii="Cambria Math" w:hAnsi="Cambria Math"/>
                <w:i/>
                <w:iCs/>
              </w:rPr>
            </m:ctrlPr>
          </m:sSubPr>
          <m:e>
            <m:r>
              <m:rPr>
                <m:sty m:val="p"/>
              </m:rPr>
              <w:rPr>
                <w:rFonts w:ascii="Cambria Math" w:hAnsi="Cambria Math"/>
              </w:rPr>
              <m:t>log</m:t>
            </m:r>
            <m:r>
              <w:rPr>
                <w:rFonts w:ascii="Cambria Math" w:hAnsi="Cambria Math"/>
              </w:rPr>
              <m:t>(N</m:t>
            </m:r>
          </m:e>
          <m:sub>
            <m:r>
              <w:rPr>
                <w:rFonts w:ascii="Cambria Math" w:hAnsi="Cambria Math"/>
              </w:rPr>
              <m:t>a,y</m:t>
            </m:r>
          </m:sub>
        </m:sSub>
        <m:r>
          <w:rPr>
            <w:rFonts w:ascii="Cambria Math" w:hAnsi="Cambria Math"/>
          </w:rPr>
          <m:t>)</m:t>
        </m:r>
      </m:oMath>
      <w:r w:rsidR="00DB55B6">
        <w:rPr>
          <w:lang w:eastAsia="zh-CN"/>
        </w:rPr>
        <w:t xml:space="preserve">, </w:t>
      </w:r>
      <w:r w:rsidR="0038372E">
        <w:rPr>
          <w:lang w:eastAsia="zh-CN"/>
        </w:rPr>
        <w:t xml:space="preserve">and then calculating the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38372E">
        <w:rPr>
          <w:iCs/>
        </w:rPr>
        <w:t xml:space="preserve"> as derived quantities, </w:t>
      </w:r>
      <w:r w:rsidR="00DB55B6">
        <w:rPr>
          <w:lang w:eastAsia="zh-CN"/>
        </w:rPr>
        <w:t>did. When only numbers at age 1 (i.e. recruits) were random effects</w:t>
      </w:r>
      <w:r w:rsidR="0038372E">
        <w:rPr>
          <w:lang w:eastAsia="zh-CN"/>
        </w:rPr>
        <w:t xml:space="preserve">, the Hessian was not detected as sparse. Thus, some of the least complex models we considered (e.g. NAA-1, NAA-2, and M-1 through M-10) took longer to run than the most complex model, NAA-M-CPI-4 (Table 7). </w:t>
      </w:r>
      <w:r w:rsidR="00F46A02">
        <w:rPr>
          <w:lang w:eastAsia="zh-CN"/>
        </w:rPr>
        <w:t>With or without a sparse Hessian, adding 2D AR(1) autocorrelation increased run time by about 3x. Increasing model complexity had little impact on run time as long as the Hessian was detected as sparse, and the most complex model took 1.35 minutes to run on a laptop computer</w:t>
      </w:r>
      <w:r w:rsidR="00FC3C50">
        <w:rPr>
          <w:lang w:eastAsia="zh-CN"/>
        </w:rPr>
        <w:t xml:space="preserve"> (Table 7)</w:t>
      </w:r>
      <w:r w:rsidR="00F46A02">
        <w:rPr>
          <w:lang w:eastAsia="zh-CN"/>
        </w:rPr>
        <w:t xml:space="preserve">. While these results are limited to the </w:t>
      </w:r>
      <w:r w:rsidR="00FC3C50">
        <w:rPr>
          <w:lang w:eastAsia="zh-CN"/>
        </w:rPr>
        <w:t>dimension of the SNEMA yellowtail flounder application (e.g. the number of age classes and time steps)</w:t>
      </w:r>
      <w:r w:rsidR="00F46A02">
        <w:rPr>
          <w:lang w:eastAsia="zh-CN"/>
        </w:rPr>
        <w:t xml:space="preserve">, </w:t>
      </w:r>
      <w:r w:rsidR="00FC3C50">
        <w:rPr>
          <w:lang w:eastAsia="zh-CN"/>
        </w:rPr>
        <w:t xml:space="preserve">they suggest that incorporating additional complexity into stock assessments via random effects in TMB is </w:t>
      </w:r>
      <w:bookmarkStart w:id="72" w:name="OLE_LINK49"/>
      <w:bookmarkStart w:id="73" w:name="OLE_LINK50"/>
      <w:r w:rsidR="0040254B" w:rsidRPr="0040254B">
        <w:t xml:space="preserve">unlikely to be a </w:t>
      </w:r>
      <w:bookmarkStart w:id="74" w:name="OLE_LINK5"/>
      <w:bookmarkStart w:id="75" w:name="OLE_LINK6"/>
      <w:r w:rsidR="0040254B" w:rsidRPr="0040254B">
        <w:t>hurdle</w:t>
      </w:r>
      <w:bookmarkEnd w:id="74"/>
      <w:bookmarkEnd w:id="75"/>
      <w:r w:rsidR="0040254B" w:rsidRPr="0040254B">
        <w:t xml:space="preserve"> </w:t>
      </w:r>
      <w:r w:rsidR="006F538D">
        <w:t>in the future</w:t>
      </w:r>
      <w:r w:rsidR="00CC772F">
        <w:t>.</w:t>
      </w:r>
      <w:bookmarkStart w:id="76" w:name="_Toc465598054"/>
      <w:bookmarkEnd w:id="72"/>
      <w:bookmarkEnd w:id="73"/>
      <w:r w:rsidR="005E7CE8">
        <w:br w:type="page"/>
      </w:r>
      <w:bookmarkStart w:id="77" w:name="OLE_LINK1"/>
      <w:bookmarkStart w:id="78" w:name="OLE_LINK2"/>
      <w:bookmarkEnd w:id="76"/>
    </w:p>
    <w:p w14:paraId="769849C2" w14:textId="77777777" w:rsidR="004753A9" w:rsidRPr="004C096C" w:rsidRDefault="004753A9" w:rsidP="004753A9">
      <w:pPr>
        <w:pStyle w:val="Heading1"/>
        <w:rPr>
          <w:b w:val="0"/>
        </w:rPr>
      </w:pPr>
      <w:bookmarkStart w:id="79" w:name="table-1.-naa-only-models-where-only-naa-"/>
      <w:r w:rsidRPr="004C096C">
        <w:rPr>
          <w:rFonts w:hint="eastAsia"/>
        </w:rPr>
        <w:lastRenderedPageBreak/>
        <w:t>Refer</w:t>
      </w:r>
      <w:r w:rsidRPr="004C096C">
        <w:t>ences</w:t>
      </w:r>
    </w:p>
    <w:p w14:paraId="4EED52CD" w14:textId="6B17445E" w:rsidR="003402DE" w:rsidRDefault="003402DE" w:rsidP="004753A9">
      <w:pPr>
        <w:ind w:left="720" w:hanging="720"/>
        <w:rPr>
          <w:rFonts w:ascii="Times New Roman" w:hAnsi="Times New Roman" w:cs="Times New Roman"/>
        </w:rPr>
      </w:pPr>
      <w:proofErr w:type="spellStart"/>
      <w:r w:rsidRPr="003402DE">
        <w:rPr>
          <w:rFonts w:ascii="Times New Roman" w:hAnsi="Times New Roman" w:cs="Times New Roman"/>
        </w:rPr>
        <w:t>Aeberhard</w:t>
      </w:r>
      <w:proofErr w:type="spellEnd"/>
      <w:r w:rsidRPr="003402DE">
        <w:rPr>
          <w:rFonts w:ascii="Times New Roman" w:hAnsi="Times New Roman" w:cs="Times New Roman"/>
        </w:rPr>
        <w:t xml:space="preserve">, W. H., Mills </w:t>
      </w:r>
      <w:proofErr w:type="spellStart"/>
      <w:r w:rsidRPr="003402DE">
        <w:rPr>
          <w:rFonts w:ascii="Times New Roman" w:hAnsi="Times New Roman" w:cs="Times New Roman"/>
        </w:rPr>
        <w:t>Flemming</w:t>
      </w:r>
      <w:proofErr w:type="spellEnd"/>
      <w:r w:rsidRPr="003402DE">
        <w:rPr>
          <w:rFonts w:ascii="Times New Roman" w:hAnsi="Times New Roman" w:cs="Times New Roman"/>
        </w:rPr>
        <w:t xml:space="preserve">, J., and Nielsen, A. 2018. Review of State-Space Models for Fisheries Science. Annual Review of Statistics and Its Application, 5: 215–235. </w:t>
      </w:r>
    </w:p>
    <w:p w14:paraId="76A6C5ED" w14:textId="1822FE55" w:rsidR="008A373A" w:rsidRDefault="008A373A" w:rsidP="008A373A">
      <w:pPr>
        <w:ind w:left="720" w:hanging="720"/>
        <w:rPr>
          <w:rFonts w:ascii="Times New Roman" w:hAnsi="Times New Roman" w:cs="Times New Roman"/>
        </w:rPr>
      </w:pPr>
      <w:r w:rsidRPr="008A373A">
        <w:rPr>
          <w:rFonts w:ascii="Times New Roman" w:hAnsi="Times New Roman" w:cs="Times New Roman"/>
        </w:rPr>
        <w:t>Akaike, H. 1973. Information theory and an extension of the maximum likelihood principle. In</w:t>
      </w:r>
      <w:r>
        <w:rPr>
          <w:rFonts w:ascii="Times New Roman" w:hAnsi="Times New Roman" w:cs="Times New Roman"/>
        </w:rPr>
        <w:t xml:space="preserve"> </w:t>
      </w:r>
      <w:r w:rsidRPr="008A373A">
        <w:rPr>
          <w:rFonts w:ascii="Times New Roman" w:hAnsi="Times New Roman" w:cs="Times New Roman"/>
        </w:rPr>
        <w:t>Proceedings of the Second International Symposium on Information Theory, ed. B. N. Petrov</w:t>
      </w:r>
      <w:r>
        <w:rPr>
          <w:rFonts w:ascii="Times New Roman" w:hAnsi="Times New Roman" w:cs="Times New Roman"/>
        </w:rPr>
        <w:t xml:space="preserve"> </w:t>
      </w:r>
      <w:r w:rsidRPr="008A373A">
        <w:rPr>
          <w:rFonts w:ascii="Times New Roman" w:hAnsi="Times New Roman" w:cs="Times New Roman"/>
        </w:rPr>
        <w:t xml:space="preserve">and F. </w:t>
      </w:r>
      <w:proofErr w:type="spellStart"/>
      <w:r w:rsidRPr="008A373A">
        <w:rPr>
          <w:rFonts w:ascii="Times New Roman" w:hAnsi="Times New Roman" w:cs="Times New Roman"/>
        </w:rPr>
        <w:t>Csaki</w:t>
      </w:r>
      <w:proofErr w:type="spellEnd"/>
      <w:r w:rsidRPr="008A373A">
        <w:rPr>
          <w:rFonts w:ascii="Times New Roman" w:hAnsi="Times New Roman" w:cs="Times New Roman"/>
        </w:rPr>
        <w:t xml:space="preserve">, 267–281. Budapest: </w:t>
      </w:r>
      <w:proofErr w:type="spellStart"/>
      <w:r w:rsidRPr="008A373A">
        <w:rPr>
          <w:rFonts w:ascii="Times New Roman" w:hAnsi="Times New Roman" w:cs="Times New Roman"/>
        </w:rPr>
        <w:t>Akademiai</w:t>
      </w:r>
      <w:proofErr w:type="spellEnd"/>
      <w:r w:rsidRPr="008A373A">
        <w:rPr>
          <w:rFonts w:ascii="Times New Roman" w:hAnsi="Times New Roman" w:cs="Times New Roman"/>
        </w:rPr>
        <w:t xml:space="preserve"> </w:t>
      </w:r>
      <w:proofErr w:type="spellStart"/>
      <w:r w:rsidRPr="008A373A">
        <w:rPr>
          <w:rFonts w:ascii="Times New Roman" w:hAnsi="Times New Roman" w:cs="Times New Roman"/>
        </w:rPr>
        <w:t>Kiado</w:t>
      </w:r>
      <w:proofErr w:type="spellEnd"/>
      <w:r w:rsidRPr="008A373A">
        <w:rPr>
          <w:rFonts w:ascii="Times New Roman" w:hAnsi="Times New Roman" w:cs="Times New Roman"/>
        </w:rPr>
        <w:t>. Reprinted in Breakthroughs in Statistics,</w:t>
      </w:r>
      <w:r>
        <w:rPr>
          <w:rFonts w:ascii="Times New Roman" w:hAnsi="Times New Roman" w:cs="Times New Roman"/>
        </w:rPr>
        <w:t xml:space="preserve"> </w:t>
      </w:r>
      <w:r w:rsidRPr="008A373A">
        <w:rPr>
          <w:rFonts w:ascii="Times New Roman" w:hAnsi="Times New Roman" w:cs="Times New Roman"/>
        </w:rPr>
        <w:t xml:space="preserve">ed. S. </w:t>
      </w:r>
      <w:proofErr w:type="spellStart"/>
      <w:r w:rsidRPr="008A373A">
        <w:rPr>
          <w:rFonts w:ascii="Times New Roman" w:hAnsi="Times New Roman" w:cs="Times New Roman"/>
        </w:rPr>
        <w:t>Kotz</w:t>
      </w:r>
      <w:proofErr w:type="spellEnd"/>
      <w:r w:rsidRPr="008A373A">
        <w:rPr>
          <w:rFonts w:ascii="Times New Roman" w:hAnsi="Times New Roman" w:cs="Times New Roman"/>
        </w:rPr>
        <w:t>, 610–624. New York: Springer (1992).</w:t>
      </w:r>
    </w:p>
    <w:p w14:paraId="1183C558" w14:textId="754C7C2D" w:rsidR="00FE2CEE" w:rsidRDefault="00FE2CEE" w:rsidP="008A373A">
      <w:pPr>
        <w:ind w:left="720" w:hanging="720"/>
        <w:rPr>
          <w:rFonts w:ascii="Times New Roman" w:hAnsi="Times New Roman" w:cs="Times New Roman"/>
        </w:rPr>
      </w:pPr>
      <w:r w:rsidRPr="00FE2CEE">
        <w:rPr>
          <w:rFonts w:ascii="Times New Roman" w:hAnsi="Times New Roman" w:cs="Times New Roman"/>
        </w:rPr>
        <w:t xml:space="preserve">Aldrin, M., </w:t>
      </w:r>
      <w:proofErr w:type="spellStart"/>
      <w:r w:rsidRPr="00FE2CEE">
        <w:rPr>
          <w:rFonts w:ascii="Times New Roman" w:hAnsi="Times New Roman" w:cs="Times New Roman"/>
        </w:rPr>
        <w:t>Tvete</w:t>
      </w:r>
      <w:proofErr w:type="spellEnd"/>
      <w:r w:rsidRPr="00FE2CEE">
        <w:rPr>
          <w:rFonts w:ascii="Times New Roman" w:hAnsi="Times New Roman" w:cs="Times New Roman"/>
        </w:rPr>
        <w:t xml:space="preserve">, I. F., </w:t>
      </w:r>
      <w:proofErr w:type="spellStart"/>
      <w:r w:rsidRPr="00FE2CEE">
        <w:rPr>
          <w:rFonts w:ascii="Times New Roman" w:hAnsi="Times New Roman" w:cs="Times New Roman"/>
        </w:rPr>
        <w:t>Aanes</w:t>
      </w:r>
      <w:proofErr w:type="spellEnd"/>
      <w:r w:rsidRPr="00FE2CEE">
        <w:rPr>
          <w:rFonts w:ascii="Times New Roman" w:hAnsi="Times New Roman" w:cs="Times New Roman"/>
        </w:rPr>
        <w:t xml:space="preserve">, S., and </w:t>
      </w:r>
      <w:proofErr w:type="spellStart"/>
      <w:r w:rsidRPr="00FE2CEE">
        <w:rPr>
          <w:rFonts w:ascii="Times New Roman" w:hAnsi="Times New Roman" w:cs="Times New Roman"/>
        </w:rPr>
        <w:t>Subbey</w:t>
      </w:r>
      <w:proofErr w:type="spellEnd"/>
      <w:r w:rsidRPr="00FE2CEE">
        <w:rPr>
          <w:rFonts w:ascii="Times New Roman" w:hAnsi="Times New Roman" w:cs="Times New Roman"/>
        </w:rPr>
        <w:t>, S. 2020. The specification of the data model part in the SAM model matters. Fisheries Research, 229: 105585.</w:t>
      </w:r>
    </w:p>
    <w:p w14:paraId="4B5290C9" w14:textId="7EEC6BB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fldChar w:fldCharType="begin"/>
      </w:r>
      <w:r w:rsidRPr="00165EF1">
        <w:rPr>
          <w:rFonts w:ascii="Times New Roman" w:hAnsi="Times New Roman" w:cs="Times New Roman"/>
        </w:rPr>
        <w:instrText xml:space="preserve"> ADDIN EN.REFLIST </w:instrText>
      </w:r>
      <w:r w:rsidRPr="00165EF1">
        <w:rPr>
          <w:rFonts w:ascii="Times New Roman" w:hAnsi="Times New Roman" w:cs="Times New Roman"/>
        </w:rPr>
        <w:fldChar w:fldCharType="separate"/>
      </w:r>
      <w:r w:rsidRPr="00165EF1">
        <w:rPr>
          <w:rFonts w:ascii="Times New Roman" w:hAnsi="Times New Roman" w:cs="Times New Roman"/>
        </w:rPr>
        <w:t>Atchison, J.; Shen, S.M. Logistic-normal distributions: Some properties and uses. Biometrika. 67:261-272; 1980</w:t>
      </w:r>
    </w:p>
    <w:p w14:paraId="39894BDB"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Berg, C.W.; Nielsen, A. Accounting for correlated observations in an age-based state-space stock assessment model. ICES Journal of Marine Science: Journal du Conseil:fsw046; 2016</w:t>
      </w:r>
    </w:p>
    <w:p w14:paraId="2E02866C" w14:textId="77777777" w:rsidR="00F96875" w:rsidRDefault="00F96875" w:rsidP="004753A9">
      <w:pPr>
        <w:ind w:left="720" w:hanging="720"/>
        <w:rPr>
          <w:rFonts w:ascii="Times New Roman" w:hAnsi="Times New Roman" w:cs="Times New Roman"/>
        </w:rPr>
      </w:pPr>
      <w:r w:rsidRPr="00F96875">
        <w:rPr>
          <w:rFonts w:ascii="Times New Roman" w:hAnsi="Times New Roman" w:cs="Times New Roman"/>
        </w:rPr>
        <w:t xml:space="preserve">Brooks, E. N., and Legault, C. M. 2016. Retrospective forecasting — evaluating performance of stock projections for New England groundfish stocks. Canadian Journal of Fisheries and Aquatic Sciences, 73: 935–950. </w:t>
      </w:r>
    </w:p>
    <w:p w14:paraId="632FEC6B" w14:textId="525F5311"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Burnham, K.P.; Anderson, D.R. Model selection and multimodel inference: a practical information-theoretic approach: Springer Science &amp; Business Media; 2002</w:t>
      </w:r>
    </w:p>
    <w:p w14:paraId="48FAE6CD" w14:textId="126DB19F" w:rsidR="00882D03" w:rsidRDefault="00882D03" w:rsidP="004753A9">
      <w:pPr>
        <w:ind w:left="720" w:hanging="720"/>
        <w:rPr>
          <w:rFonts w:ascii="Times New Roman" w:hAnsi="Times New Roman" w:cs="Times New Roman"/>
        </w:rPr>
      </w:pPr>
      <w:r w:rsidRPr="00882D03">
        <w:rPr>
          <w:rFonts w:ascii="Times New Roman" w:hAnsi="Times New Roman" w:cs="Times New Roman"/>
        </w:rPr>
        <w:t>Cadigan, N. G. 2016. A state-space stock assessment model for northern cod, including under-reported catches and variable natural mortality rates. Canadian Journal of Fisheries and Aquatic Sciences, 73: 296–308.</w:t>
      </w:r>
    </w:p>
    <w:p w14:paraId="18081003" w14:textId="490E69BA"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Cadrin, S.X. Stock structure of yellowtail flounder off the northeastern United States. 2003</w:t>
      </w:r>
    </w:p>
    <w:p w14:paraId="085AF512"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Deroba, J.J.; Schueller, A.M. Performance of stock assessments with misspecified age-and time-varying natural mortality. Fisheries Research. 146:27-40; 2013</w:t>
      </w:r>
    </w:p>
    <w:p w14:paraId="24786CF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Fournier, D.A.; Skaug, H.J.; Ancheta, J.; Ianelli, J.; Magnusson, A.; Maunder, M.N.; Nielsen, A.; Sibert, J. AD Model Builder: using automatic differentiation for statistical inference of highly parameterized complex nonlinear models. Optimization Methods and Software. 27:233-249; 2012</w:t>
      </w:r>
    </w:p>
    <w:p w14:paraId="3AF7EBE9"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Goethel, D.R.; Legault, C.M.; Cadrin, S.X. Demonstration of a spatially explicit, tag-integrated stock assessment model with application to three interconnected stocks of yellowtail flounder off of New England. ICES Journal of Marine Science: Journal du Conseil. 72:164-177; 2015</w:t>
      </w:r>
    </w:p>
    <w:p w14:paraId="5422106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Gudmundsson, G.; Gunnlaugsson, T. Selection and estimation of sequential catch-at-age models. Canadian Journal of Fisheries and Aquatic Sciences. 69:1760-1772; 2012</w:t>
      </w:r>
    </w:p>
    <w:p w14:paraId="39DB1EB3"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lastRenderedPageBreak/>
        <w:t>Hurtado-Ferro, F.; Szuwalski, C.S.; Valero, J.L.; Anderson, S.C.; Cunningham, C.J.; Johnson, K.F.; Licandeo, R.; McGilliard, C.R.; Monnahan, C.C.; Muradian, M.L. Looking in the rear-view mirror: bias and retrospective patterns in integrated, age-structured stock assessment models. ICES Journal of Marine Science: Journal du Conseil:fsu198; 2014</w:t>
      </w:r>
    </w:p>
    <w:p w14:paraId="26357B1E"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Johnson, K.F.; Councill, E.; Thorson, J.T.; Brooks, E.; Methot, R.D.; Punt, A.E. Can autocorrelated recruitment be estimated using integrated assessment models and how does it affect population forecasts? Fisheries Research. 183:222-232; 2016</w:t>
      </w:r>
    </w:p>
    <w:p w14:paraId="6CC0E95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Johnson, K.F.; Monnahan, C.C.; McGilliard, C.R.; Vert-pre, K.A.; Anderson, S.C.; Cunningham, C.J.; Hurtado-Ferro, F.; Licandeo, R.R.; Muradian, M.L.; Ono, K. Time-varying natural mortality in fisheries stock assessment models: identifying a default approach. ICES Journal of Marine Science: Journal du Conseil. 72:137-150; 2015</w:t>
      </w:r>
    </w:p>
    <w:p w14:paraId="3329EF1A" w14:textId="78E345C7" w:rsidR="00986FA6" w:rsidRDefault="00986FA6" w:rsidP="004753A9">
      <w:pPr>
        <w:ind w:left="720" w:hanging="720"/>
        <w:rPr>
          <w:rFonts w:ascii="Times New Roman" w:hAnsi="Times New Roman" w:cs="Times New Roman"/>
        </w:rPr>
      </w:pPr>
      <w:r w:rsidRPr="00986FA6">
        <w:rPr>
          <w:rFonts w:ascii="Times New Roman" w:hAnsi="Times New Roman" w:cs="Times New Roman"/>
        </w:rPr>
        <w:t>Kristensen, K., Nielsen, A., Berg, C., Skaug, H., and Bell, B. M. 2016. TMB: Automatic differentiation and Laplace approximation. Journal of Statistical Software, 70: 1–21.</w:t>
      </w:r>
    </w:p>
    <w:p w14:paraId="4F7139A9" w14:textId="438DD4CF"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Report of the retrospective working group. NOAA NMFS Northeast Fisheries Science Center Reference Document:09-01; 2009</w:t>
      </w:r>
    </w:p>
    <w:p w14:paraId="45BDD7F8"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Alade, L.; Stone, H.H.; Gross, W.E. Stock assessment of Georges Bank yellowtail flounder for 2012. TRAC Ref Doc. 2:133; 2012</w:t>
      </w:r>
    </w:p>
    <w:p w14:paraId="1F131B3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Palmer, M.C. In what direction should the fishing mortality target change when natural mortality increases within an assessment? Canadian Journal of Fisheries and Aquatic Sciences. 73:1-9; 2015</w:t>
      </w:r>
    </w:p>
    <w:p w14:paraId="3B06CEF7" w14:textId="6B1AA8C5"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Restrepo, V.R. A flexible forward age-structured assessment program. ICCAT Col Vol Sci Pap. 49:246-253; 199</w:t>
      </w:r>
      <w:r w:rsidR="00F96875">
        <w:rPr>
          <w:rFonts w:ascii="Times New Roman" w:hAnsi="Times New Roman" w:cs="Times New Roman"/>
        </w:rPr>
        <w:t>9.</w:t>
      </w:r>
    </w:p>
    <w:p w14:paraId="0F3E9AFF"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Lorenzen, K. The relationship between body weight and natural mortality in juvenile and adult fish: a comparison of natural ecosystems and aquaculture. Journal of fish biology. 49:627-642; 1996</w:t>
      </w:r>
    </w:p>
    <w:p w14:paraId="6FCCE421" w14:textId="29B06D6E" w:rsidR="004753A9" w:rsidRDefault="004753A9" w:rsidP="004753A9">
      <w:pPr>
        <w:ind w:left="720" w:hanging="720"/>
        <w:rPr>
          <w:rFonts w:ascii="Times New Roman" w:hAnsi="Times New Roman" w:cs="Times New Roman"/>
        </w:rPr>
      </w:pPr>
      <w:r w:rsidRPr="00165EF1">
        <w:rPr>
          <w:rFonts w:ascii="Times New Roman" w:hAnsi="Times New Roman" w:cs="Times New Roman"/>
        </w:rPr>
        <w:t>Miller, T.J.; Hare, J.A.; Alade, L.A. A state-space approach to incorporating environmental effects on recruitment in an age-structured assessment model with an application to Southern New England yellowtail flounder. Canadian Journal of Fisheries and Aquatic Sciences. 73:1261-1270; 2016</w:t>
      </w:r>
    </w:p>
    <w:p w14:paraId="2258A85F" w14:textId="36561584" w:rsidR="004753A9" w:rsidRDefault="004753A9" w:rsidP="004753A9">
      <w:pPr>
        <w:ind w:left="720" w:hanging="720"/>
        <w:rPr>
          <w:rFonts w:ascii="Times New Roman" w:hAnsi="Times New Roman" w:cs="Times New Roman"/>
        </w:rPr>
      </w:pPr>
      <w:r w:rsidRPr="00165EF1">
        <w:rPr>
          <w:rFonts w:ascii="Times New Roman" w:hAnsi="Times New Roman" w:cs="Times New Roman"/>
        </w:rPr>
        <w:t>Miller, T.J.</w:t>
      </w:r>
      <w:r w:rsidR="003402DE">
        <w:rPr>
          <w:rFonts w:ascii="Times New Roman" w:hAnsi="Times New Roman" w:cs="Times New Roman"/>
        </w:rPr>
        <w:t xml:space="preserve"> and </w:t>
      </w:r>
      <w:r w:rsidRPr="00165EF1">
        <w:rPr>
          <w:rFonts w:ascii="Times New Roman" w:hAnsi="Times New Roman" w:cs="Times New Roman"/>
        </w:rPr>
        <w:t xml:space="preserve">Legault, C.M. </w:t>
      </w:r>
      <w:r w:rsidR="00036C2C">
        <w:rPr>
          <w:rFonts w:ascii="Times New Roman" w:hAnsi="Times New Roman" w:cs="Times New Roman"/>
        </w:rPr>
        <w:t xml:space="preserve">2017. </w:t>
      </w:r>
      <w:r w:rsidRPr="00165EF1">
        <w:rPr>
          <w:rFonts w:ascii="Times New Roman" w:hAnsi="Times New Roman" w:cs="Times New Roman"/>
        </w:rPr>
        <w:t>Statistical behavior of retrospective patterns and their effects on estimation of stock and harvest status. Fisheries Research. 186:109-120</w:t>
      </w:r>
      <w:r w:rsidR="00036C2C">
        <w:rPr>
          <w:rFonts w:ascii="Times New Roman" w:hAnsi="Times New Roman" w:cs="Times New Roman"/>
        </w:rPr>
        <w:t>.</w:t>
      </w:r>
    </w:p>
    <w:p w14:paraId="1F842FD6" w14:textId="5C0C9797" w:rsidR="00036C2C" w:rsidRPr="00165EF1" w:rsidRDefault="00036C2C" w:rsidP="004753A9">
      <w:pPr>
        <w:ind w:left="720" w:hanging="720"/>
        <w:rPr>
          <w:rFonts w:ascii="Times New Roman" w:hAnsi="Times New Roman" w:cs="Times New Roman"/>
        </w:rPr>
      </w:pPr>
      <w:r>
        <w:rPr>
          <w:rFonts w:ascii="Times New Roman" w:hAnsi="Times New Roman" w:cs="Times New Roman"/>
        </w:rPr>
        <w:t xml:space="preserve">Miller, T.J. and Stock, B.C. 2020. The Woods Hole Assessment Model (WHAM). </w:t>
      </w:r>
      <w:r w:rsidRPr="00036C2C">
        <w:rPr>
          <w:rFonts w:ascii="Times New Roman" w:hAnsi="Times New Roman" w:cs="Times New Roman"/>
        </w:rPr>
        <w:t xml:space="preserve">Version </w:t>
      </w:r>
      <w:r>
        <w:rPr>
          <w:rFonts w:ascii="Times New Roman" w:hAnsi="Times New Roman" w:cs="Times New Roman"/>
        </w:rPr>
        <w:t xml:space="preserve">1.0. </w:t>
      </w:r>
      <w:r w:rsidRPr="00036C2C">
        <w:rPr>
          <w:rFonts w:ascii="Times New Roman" w:hAnsi="Times New Roman" w:cs="Times New Roman"/>
        </w:rPr>
        <w:t>https://timjmiller.github.io/wham/</w:t>
      </w:r>
      <w:r>
        <w:rPr>
          <w:rFonts w:ascii="Times New Roman" w:hAnsi="Times New Roman" w:cs="Times New Roman"/>
        </w:rPr>
        <w:t>.</w:t>
      </w:r>
    </w:p>
    <w:p w14:paraId="3E400B05" w14:textId="3A814EE6"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 xml:space="preserve">Mohn, R. </w:t>
      </w:r>
      <w:r w:rsidR="00036C2C">
        <w:rPr>
          <w:rFonts w:ascii="Times New Roman" w:hAnsi="Times New Roman" w:cs="Times New Roman"/>
        </w:rPr>
        <w:t xml:space="preserve">1999. </w:t>
      </w:r>
      <w:r w:rsidRPr="00165EF1">
        <w:rPr>
          <w:rFonts w:ascii="Times New Roman" w:hAnsi="Times New Roman" w:cs="Times New Roman"/>
        </w:rPr>
        <w:t>The retrospective problem in sequential population analysis: An investigation using cod fishery and simulated data. ICES Journal of Marine Science: Journal du Conseil. 56:473-488</w:t>
      </w:r>
      <w:r w:rsidR="00036C2C">
        <w:rPr>
          <w:rFonts w:ascii="Times New Roman" w:hAnsi="Times New Roman" w:cs="Times New Roman"/>
        </w:rPr>
        <w:t>.</w:t>
      </w:r>
    </w:p>
    <w:p w14:paraId="39F395BC" w14:textId="4652E56D"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lastRenderedPageBreak/>
        <w:t xml:space="preserve">NEFSC. </w:t>
      </w:r>
      <w:r w:rsidR="0094661D">
        <w:rPr>
          <w:rFonts w:ascii="Times New Roman" w:hAnsi="Times New Roman" w:cs="Times New Roman"/>
        </w:rPr>
        <w:t xml:space="preserve">2012. </w:t>
      </w:r>
      <w:r w:rsidRPr="00165EF1">
        <w:rPr>
          <w:rFonts w:ascii="Times New Roman" w:hAnsi="Times New Roman" w:cs="Times New Roman"/>
        </w:rPr>
        <w:t>54th Northeast Regional Stock Assessment Workshop (54th SAW) Assessment Report. US Dept Commer, Northeast Fish Sci Cent Ref Doc 12-18; 600p</w:t>
      </w:r>
      <w:r w:rsidR="0094661D">
        <w:rPr>
          <w:rFonts w:ascii="Times New Roman" w:hAnsi="Times New Roman" w:cs="Times New Roman"/>
        </w:rPr>
        <w:t>.</w:t>
      </w:r>
      <w:r w:rsidR="006E1844">
        <w:rPr>
          <w:rFonts w:ascii="Times New Roman" w:hAnsi="Times New Roman" w:cs="Times New Roman"/>
        </w:rPr>
        <w:t xml:space="preserve"> </w:t>
      </w:r>
      <w:r w:rsidR="006E1844" w:rsidRPr="006E1844">
        <w:rPr>
          <w:rFonts w:ascii="Times New Roman" w:hAnsi="Times New Roman" w:cs="Times New Roman"/>
        </w:rPr>
        <w:t>https://repository.library.noaa.gov/view/noaa/4193</w:t>
      </w:r>
    </w:p>
    <w:p w14:paraId="7A74E62D" w14:textId="09BB35F0" w:rsidR="006E1844" w:rsidRDefault="006E1844" w:rsidP="004753A9">
      <w:pPr>
        <w:ind w:left="720" w:hanging="720"/>
        <w:rPr>
          <w:rFonts w:ascii="Times New Roman" w:hAnsi="Times New Roman" w:cs="Times New Roman"/>
        </w:rPr>
      </w:pPr>
      <w:r w:rsidRPr="006E1844">
        <w:rPr>
          <w:rFonts w:ascii="Times New Roman" w:hAnsi="Times New Roman" w:cs="Times New Roman"/>
        </w:rPr>
        <w:t xml:space="preserve">NEFSC. 2013. 55th Northeast Regional Stock Assessment Workshop (55th SAW) Assessment Summary Report. US Dept Commer, </w:t>
      </w:r>
      <w:r w:rsidRPr="00165EF1">
        <w:rPr>
          <w:rFonts w:ascii="Times New Roman" w:hAnsi="Times New Roman" w:cs="Times New Roman"/>
        </w:rPr>
        <w:t>Northeast Fish Sci Cent</w:t>
      </w:r>
      <w:r>
        <w:rPr>
          <w:rFonts w:ascii="Times New Roman" w:hAnsi="Times New Roman" w:cs="Times New Roman"/>
        </w:rPr>
        <w:t xml:space="preserve"> </w:t>
      </w:r>
      <w:r w:rsidRPr="006E1844">
        <w:rPr>
          <w:rFonts w:ascii="Times New Roman" w:hAnsi="Times New Roman" w:cs="Times New Roman"/>
        </w:rPr>
        <w:t>Ref Doc 13-01</w:t>
      </w:r>
      <w:r>
        <w:rPr>
          <w:rFonts w:ascii="Times New Roman" w:hAnsi="Times New Roman" w:cs="Times New Roman"/>
        </w:rPr>
        <w:t xml:space="preserve">. 41p. </w:t>
      </w:r>
      <w:r w:rsidRPr="006E1844">
        <w:rPr>
          <w:rFonts w:ascii="Times New Roman" w:hAnsi="Times New Roman" w:cs="Times New Roman"/>
        </w:rPr>
        <w:t>https://repository.library.noaa.gov/view/noaa/4330.</w:t>
      </w:r>
    </w:p>
    <w:p w14:paraId="2D91EB3F" w14:textId="127DAD7A" w:rsidR="00B4606B" w:rsidRDefault="00B4606B" w:rsidP="004753A9">
      <w:pPr>
        <w:ind w:left="720" w:hanging="720"/>
        <w:rPr>
          <w:rFonts w:ascii="Times New Roman" w:hAnsi="Times New Roman" w:cs="Times New Roman"/>
        </w:rPr>
      </w:pPr>
      <w:r w:rsidRPr="00B4606B">
        <w:rPr>
          <w:rFonts w:ascii="Times New Roman" w:hAnsi="Times New Roman" w:cs="Times New Roman"/>
        </w:rPr>
        <w:t xml:space="preserve">NEFSC. </w:t>
      </w:r>
      <w:r>
        <w:rPr>
          <w:rFonts w:ascii="Times New Roman" w:hAnsi="Times New Roman" w:cs="Times New Roman"/>
        </w:rPr>
        <w:t>2020</w:t>
      </w:r>
      <w:r w:rsidRPr="00B4606B">
        <w:rPr>
          <w:rFonts w:ascii="Times New Roman" w:hAnsi="Times New Roman" w:cs="Times New Roman"/>
        </w:rPr>
        <w:t>. Operational Assessment of 14 Northeast Groundfish Stocks, Updated Through 2018</w:t>
      </w:r>
      <w:r>
        <w:rPr>
          <w:rFonts w:ascii="Times New Roman" w:hAnsi="Times New Roman" w:cs="Times New Roman"/>
        </w:rPr>
        <w:t xml:space="preserve">. </w:t>
      </w:r>
      <w:r w:rsidR="00B753FB" w:rsidRPr="00FC3C50">
        <w:rPr>
          <w:rFonts w:ascii="Times New Roman" w:hAnsi="Times New Roman" w:cs="Times New Roman"/>
          <w:color w:val="FF0000"/>
        </w:rPr>
        <w:t>*</w:t>
      </w:r>
      <w:r w:rsidR="006E1844" w:rsidRPr="00FC3C50">
        <w:rPr>
          <w:rFonts w:ascii="Times New Roman" w:hAnsi="Times New Roman" w:cs="Times New Roman"/>
          <w:color w:val="FF0000"/>
        </w:rPr>
        <w:t xml:space="preserve">pre-print, </w:t>
      </w:r>
      <w:r w:rsidR="00B753FB" w:rsidRPr="00FC3C50">
        <w:rPr>
          <w:rFonts w:ascii="Times New Roman" w:hAnsi="Times New Roman" w:cs="Times New Roman"/>
          <w:color w:val="FF0000"/>
        </w:rPr>
        <w:t>will update citation when officially published.</w:t>
      </w:r>
    </w:p>
    <w:p w14:paraId="0E694F0C" w14:textId="6F97CC9F"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Nielsen, A.; Berg, C.W. Estimation of time-varying selectivity in stock assessments using state-space models. Fisheries Research. 158:96-101; 2014</w:t>
      </w:r>
    </w:p>
    <w:p w14:paraId="2A54ED77" w14:textId="22823A09" w:rsidR="00604172" w:rsidRPr="00165EF1" w:rsidRDefault="00604172" w:rsidP="004753A9">
      <w:pPr>
        <w:ind w:left="720" w:hanging="720"/>
        <w:rPr>
          <w:rFonts w:ascii="Times New Roman" w:hAnsi="Times New Roman" w:cs="Times New Roman"/>
        </w:rPr>
      </w:pPr>
      <w:r w:rsidRPr="00604172">
        <w:rPr>
          <w:rFonts w:ascii="Times New Roman" w:hAnsi="Times New Roman" w:cs="Times New Roman"/>
        </w:rPr>
        <w:t>Punt, A. E., Dunn, A., Elvarsson, B. Þ., Hampton, J., Hoyle, S. D., Maunder, M. N., Methot, R. D., et al. 2020. Essential features of the next-generation integrated fisheries stock assessment package: A perspective. Fisheries Research, 229: 105617.</w:t>
      </w:r>
    </w:p>
    <w:p w14:paraId="204A3AA3" w14:textId="51360513" w:rsidR="0094661D" w:rsidRDefault="0094661D" w:rsidP="0094661D">
      <w:pPr>
        <w:ind w:left="720" w:hanging="720"/>
        <w:rPr>
          <w:rFonts w:ascii="Times New Roman" w:hAnsi="Times New Roman" w:cs="Times New Roman"/>
        </w:rPr>
      </w:pPr>
      <w:r w:rsidRPr="0094661D">
        <w:rPr>
          <w:rFonts w:ascii="Times New Roman" w:hAnsi="Times New Roman" w:cs="Times New Roman"/>
        </w:rPr>
        <w:t>R Core Team</w:t>
      </w:r>
      <w:r>
        <w:rPr>
          <w:rFonts w:ascii="Times New Roman" w:hAnsi="Times New Roman" w:cs="Times New Roman"/>
        </w:rPr>
        <w:t xml:space="preserve">. 2020. </w:t>
      </w:r>
      <w:r w:rsidRPr="0094661D">
        <w:rPr>
          <w:rFonts w:ascii="Times New Roman" w:hAnsi="Times New Roman" w:cs="Times New Roman"/>
        </w:rPr>
        <w:t>R: A language and environment for statistical computing. R Foundation for Statistical Computing, Vienna, Austria. https://www.R-project.org/.</w:t>
      </w:r>
    </w:p>
    <w:p w14:paraId="206D96DA" w14:textId="14EE30FE" w:rsidR="0094034C" w:rsidRDefault="0094034C" w:rsidP="0094661D">
      <w:pPr>
        <w:ind w:left="720" w:hanging="720"/>
        <w:rPr>
          <w:rFonts w:ascii="Times New Roman" w:hAnsi="Times New Roman" w:cs="Times New Roman"/>
        </w:rPr>
      </w:pPr>
      <w:r>
        <w:rPr>
          <w:rFonts w:ascii="Times New Roman" w:hAnsi="Times New Roman" w:cs="Times New Roman"/>
        </w:rPr>
        <w:t>Stock, B.C. and Miller, T.J. this issue. WHAM description and simulation test</w:t>
      </w:r>
      <w:r w:rsidR="00FC3C50">
        <w:rPr>
          <w:rFonts w:ascii="Times New Roman" w:hAnsi="Times New Roman" w:cs="Times New Roman"/>
        </w:rPr>
        <w:t xml:space="preserve"> </w:t>
      </w:r>
      <w:r w:rsidR="00FC3C50" w:rsidRPr="00FC3C50">
        <w:rPr>
          <w:rFonts w:ascii="Times New Roman" w:hAnsi="Times New Roman" w:cs="Times New Roman"/>
          <w:color w:val="FF0000"/>
        </w:rPr>
        <w:t>*final ref TBD</w:t>
      </w:r>
      <w:r w:rsidR="00FC3C50">
        <w:rPr>
          <w:rFonts w:ascii="Times New Roman" w:hAnsi="Times New Roman" w:cs="Times New Roman"/>
        </w:rPr>
        <w:t>.</w:t>
      </w:r>
    </w:p>
    <w:p w14:paraId="4A97772F" w14:textId="60D32BF5" w:rsidR="004753A9" w:rsidRPr="00165EF1" w:rsidRDefault="004753A9" w:rsidP="0094661D">
      <w:pPr>
        <w:ind w:left="720" w:hanging="720"/>
        <w:rPr>
          <w:rFonts w:ascii="Times New Roman" w:hAnsi="Times New Roman" w:cs="Times New Roman"/>
        </w:rPr>
      </w:pPr>
      <w:r w:rsidRPr="00165EF1">
        <w:rPr>
          <w:rFonts w:ascii="Times New Roman" w:hAnsi="Times New Roman" w:cs="Times New Roman"/>
        </w:rPr>
        <w:t>Stone, H.H.; Gavaris, S.; Legault, C.M.; Neilson, J.D.; Cadrin, S.X. Collapse and recovery of the yellowtail flounder (Limanda ferruginea) fishery on Georges Bank. Journal of Sea Research. 51:261-270; 2004</w:t>
      </w:r>
    </w:p>
    <w:p w14:paraId="2FC42AA1"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Szuwalski, C.S.; Vert</w:t>
      </w:r>
      <w:r w:rsidRPr="00165EF1">
        <w:rPr>
          <w:rFonts w:ascii="Cambria Math" w:hAnsi="Cambria Math" w:cs="Cambria Math"/>
        </w:rPr>
        <w:t>‐</w:t>
      </w:r>
      <w:r w:rsidRPr="00165EF1">
        <w:rPr>
          <w:rFonts w:ascii="Times New Roman" w:hAnsi="Times New Roman" w:cs="Times New Roman"/>
        </w:rPr>
        <w:t>Pre, K.A.; Punt, A.E.; Branch, T.A.; Hilborn, R. Examining common assumptions about recruitment: a meta</w:t>
      </w:r>
      <w:r w:rsidRPr="00165EF1">
        <w:rPr>
          <w:rFonts w:ascii="Cambria Math" w:hAnsi="Cambria Math" w:cs="Cambria Math"/>
        </w:rPr>
        <w:t>‐</w:t>
      </w:r>
      <w:r w:rsidRPr="00165EF1">
        <w:rPr>
          <w:rFonts w:ascii="Times New Roman" w:hAnsi="Times New Roman" w:cs="Times New Roman"/>
        </w:rPr>
        <w:t>analysis of recruitment dynamics for worldwide marine fisheries. Fish and Fisheries. 16:633-648; 2015</w:t>
      </w:r>
    </w:p>
    <w:p w14:paraId="13A4333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Thorson, J.T.; Jensen, O.P.; Zipkin, E.F. How variable is recruitment for exploited marine fishes? A hierarchical model for testing life history theory. Canadian Journal of Fisheries and Aquatic Sciences. 71:973-983; 2014</w:t>
      </w:r>
    </w:p>
    <w:p w14:paraId="1D4C83F8" w14:textId="14492806" w:rsidR="004753A9" w:rsidRDefault="004753A9" w:rsidP="004753A9">
      <w:pPr>
        <w:ind w:left="720" w:hanging="720"/>
        <w:rPr>
          <w:rFonts w:ascii="Times New Roman" w:hAnsi="Times New Roman" w:cs="Times New Roman"/>
        </w:rPr>
      </w:pPr>
      <w:r w:rsidRPr="00165EF1">
        <w:rPr>
          <w:rFonts w:ascii="Times New Roman" w:hAnsi="Times New Roman" w:cs="Times New Roman"/>
        </w:rPr>
        <w:t>Thorson, J.T.; Monnahan, C.C.; Cope, J.M. The potential impact of time-variation in vital rates on fisheries management targets for marine fishes. Fisheries Research. 169:8-17; 2015</w:t>
      </w:r>
    </w:p>
    <w:p w14:paraId="159D1C54" w14:textId="728E76A2" w:rsidR="004753A9" w:rsidRDefault="00EA7EA4" w:rsidP="004753A9">
      <w:pPr>
        <w:ind w:left="720" w:hanging="720"/>
        <w:rPr>
          <w:rFonts w:ascii="Times New Roman" w:hAnsi="Times New Roman" w:cs="Times New Roman"/>
        </w:rPr>
      </w:pPr>
      <w:r w:rsidRPr="00EA7EA4">
        <w:rPr>
          <w:rFonts w:ascii="Times New Roman" w:hAnsi="Times New Roman" w:cs="Times New Roman"/>
        </w:rPr>
        <w:t>Xu, H., Miller, T. J., Hameed, S., Alade, L. A., and Nye, J. A. 2018. Evaluating the utility of the Gulf Stream Index for predicting recruitment of Southern New England-Mid Atlantic yellowtail flounder. Fisheries Oceanography, 27: 85–95.</w:t>
      </w:r>
      <w:r w:rsidR="004753A9" w:rsidRPr="00165EF1">
        <w:rPr>
          <w:rFonts w:ascii="Times New Roman" w:hAnsi="Times New Roman" w:cs="Times New Roman"/>
        </w:rPr>
        <w:fldChar w:fldCharType="end"/>
      </w:r>
      <w:r w:rsidR="004753A9" w:rsidRPr="00EA75F0">
        <w:rPr>
          <w:rFonts w:ascii="Times New Roman" w:hAnsi="Times New Roman" w:cs="Times New Roman"/>
        </w:rPr>
        <w:fldChar w:fldCharType="begin"/>
      </w:r>
      <w:r w:rsidR="004753A9" w:rsidRPr="00EA75F0">
        <w:rPr>
          <w:rFonts w:ascii="Times New Roman" w:hAnsi="Times New Roman" w:cs="Times New Roman"/>
        </w:rPr>
        <w:instrText xml:space="preserve"> ADDIN </w:instrText>
      </w:r>
      <w:r w:rsidR="004753A9" w:rsidRPr="00EA75F0">
        <w:rPr>
          <w:rFonts w:ascii="Times New Roman" w:hAnsi="Times New Roman" w:cs="Times New Roman"/>
        </w:rPr>
        <w:fldChar w:fldCharType="end"/>
      </w:r>
      <w:r w:rsidR="004753A9">
        <w:rPr>
          <w:rFonts w:ascii="Times New Roman" w:hAnsi="Times New Roman" w:cs="Times New Roman"/>
        </w:rPr>
        <w:br w:type="page"/>
      </w:r>
    </w:p>
    <w:p w14:paraId="574D1057" w14:textId="77777777" w:rsidR="00A53D54" w:rsidRDefault="00A53D54" w:rsidP="00A53D54">
      <w:pPr>
        <w:ind w:firstLine="0"/>
        <w:rPr>
          <w:rFonts w:ascii="Times New Roman" w:hAnsi="Times New Roman" w:cs="Times New Roman"/>
        </w:rPr>
        <w:sectPr w:rsidR="00A53D54" w:rsidSect="00463ED5">
          <w:footerReference w:type="default" r:id="rId12"/>
          <w:pgSz w:w="12240" w:h="15840"/>
          <w:pgMar w:top="1440" w:right="1440" w:bottom="1440" w:left="1440" w:header="720" w:footer="720" w:gutter="0"/>
          <w:lnNumType w:countBy="1" w:restart="continuous"/>
          <w:cols w:space="720"/>
          <w:docGrid w:linePitch="360"/>
        </w:sectPr>
      </w:pPr>
    </w:p>
    <w:p w14:paraId="01564745" w14:textId="0E6405B6" w:rsidR="00EC3D49" w:rsidRPr="00A53D54" w:rsidRDefault="00EC3D49" w:rsidP="00EC3D49">
      <w:pPr>
        <w:ind w:firstLine="0"/>
        <w:rPr>
          <w:rFonts w:ascii="Times New Roman" w:hAnsi="Times New Roman" w:cs="Times New Roman"/>
        </w:rPr>
      </w:pPr>
      <w:r w:rsidRPr="00A53D54">
        <w:rPr>
          <w:rFonts w:ascii="Times New Roman" w:hAnsi="Times New Roman" w:cs="Times New Roman"/>
        </w:rPr>
        <w:lastRenderedPageBreak/>
        <w:t xml:space="preserve">Table 1. </w:t>
      </w:r>
      <w:r>
        <w:rPr>
          <w:rFonts w:ascii="Times New Roman" w:hAnsi="Times New Roman" w:cs="Times New Roman"/>
        </w:rPr>
        <w:t>Descriptions of models with only numbers-at-age (NAA) estimated as random effects</w:t>
      </w:r>
      <w:r w:rsidR="00C23217">
        <w:rPr>
          <w:rFonts w:ascii="Times New Roman" w:hAnsi="Times New Roman" w:cs="Times New Roman"/>
        </w:rPr>
        <w:t xml:space="preserve">. In other words, these models estimated deviations in survival by year and age,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a,y</m:t>
            </m:r>
          </m:sub>
        </m:sSub>
      </m:oMath>
      <w:r w:rsidR="00C23217">
        <w:rPr>
          <w:rFonts w:ascii="Times New Roman" w:hAnsi="Times New Roman" w:cs="Times New Roman"/>
        </w:rPr>
        <w:t xml:space="preserve">, with the covariance given by Eq. 5. NAA-1 is most </w:t>
      </w:r>
      <w:proofErr w:type="gramStart"/>
      <w:r w:rsidR="00C23217">
        <w:rPr>
          <w:rFonts w:ascii="Times New Roman" w:hAnsi="Times New Roman" w:cs="Times New Roman"/>
        </w:rPr>
        <w:t>similar to</w:t>
      </w:r>
      <w:proofErr w:type="gramEnd"/>
      <w:r w:rsidR="00C23217">
        <w:rPr>
          <w:rFonts w:ascii="Times New Roman" w:hAnsi="Times New Roman" w:cs="Times New Roman"/>
        </w:rPr>
        <w:t xml:space="preserve"> a statistical catch-at-age model, where recruitment is typically estimated independently by year and survival is deterministic.</w:t>
      </w:r>
    </w:p>
    <w:tbl>
      <w:tblPr>
        <w:tblStyle w:val="Table"/>
        <w:tblW w:w="0" w:type="auto"/>
        <w:tblInd w:w="18" w:type="dxa"/>
        <w:tblLook w:val="07E0" w:firstRow="1" w:lastRow="1" w:firstColumn="1" w:lastColumn="1" w:noHBand="1" w:noVBand="1"/>
      </w:tblPr>
      <w:tblGrid>
        <w:gridCol w:w="1080"/>
        <w:gridCol w:w="1800"/>
        <w:gridCol w:w="1620"/>
        <w:gridCol w:w="2070"/>
        <w:gridCol w:w="2070"/>
      </w:tblGrid>
      <w:tr w:rsidR="00EB68BC" w:rsidRPr="00A53D54" w14:paraId="60235592" w14:textId="000336BB" w:rsidTr="00EB68BC">
        <w:trPr>
          <w:trHeight w:val="360"/>
        </w:trPr>
        <w:tc>
          <w:tcPr>
            <w:tcW w:w="1080" w:type="dxa"/>
            <w:tcBorders>
              <w:top w:val="single" w:sz="4" w:space="0" w:color="auto"/>
              <w:bottom w:val="single" w:sz="0" w:space="0" w:color="auto"/>
            </w:tcBorders>
            <w:vAlign w:val="center"/>
          </w:tcPr>
          <w:p w14:paraId="65D82207"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800" w:type="dxa"/>
            <w:tcBorders>
              <w:top w:val="single" w:sz="4" w:space="0" w:color="auto"/>
              <w:bottom w:val="single" w:sz="0" w:space="0" w:color="auto"/>
            </w:tcBorders>
            <w:vAlign w:val="center"/>
          </w:tcPr>
          <w:p w14:paraId="2F9E653F" w14:textId="430CEFB6"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Ages treated as random effects</w:t>
            </w:r>
          </w:p>
        </w:tc>
        <w:tc>
          <w:tcPr>
            <w:tcW w:w="1620" w:type="dxa"/>
            <w:tcBorders>
              <w:top w:val="single" w:sz="4" w:space="0" w:color="auto"/>
              <w:bottom w:val="single" w:sz="0" w:space="0" w:color="auto"/>
            </w:tcBorders>
            <w:vAlign w:val="center"/>
          </w:tcPr>
          <w:p w14:paraId="6A9F01A5" w14:textId="3AFFB58F"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Correlation structure</w:t>
            </w:r>
          </w:p>
        </w:tc>
        <w:tc>
          <w:tcPr>
            <w:tcW w:w="2070" w:type="dxa"/>
            <w:tcBorders>
              <w:top w:val="single" w:sz="4" w:space="0" w:color="auto"/>
              <w:bottom w:val="single" w:sz="0" w:space="0" w:color="auto"/>
            </w:tcBorders>
            <w:vAlign w:val="center"/>
          </w:tcPr>
          <w:p w14:paraId="66013146" w14:textId="7320A201"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Estimated parameters</w:t>
            </w:r>
          </w:p>
        </w:tc>
        <w:tc>
          <w:tcPr>
            <w:tcW w:w="2070" w:type="dxa"/>
            <w:tcBorders>
              <w:top w:val="single" w:sz="4" w:space="0" w:color="auto"/>
              <w:bottom w:val="single" w:sz="0" w:space="0" w:color="auto"/>
            </w:tcBorders>
            <w:vAlign w:val="center"/>
          </w:tcPr>
          <w:p w14:paraId="16574761" w14:textId="3663B1E4" w:rsidR="00EB68BC" w:rsidRDefault="00EB68BC" w:rsidP="00EB68BC">
            <w:pPr>
              <w:spacing w:after="0"/>
              <w:ind w:firstLine="0"/>
              <w:jc w:val="center"/>
              <w:rPr>
                <w:rFonts w:ascii="Times New Roman" w:hAnsi="Times New Roman" w:cs="Times New Roman"/>
              </w:rPr>
            </w:pPr>
            <w:r>
              <w:rPr>
                <w:rFonts w:ascii="Times New Roman" w:hAnsi="Times New Roman" w:cs="Times New Roman"/>
              </w:rPr>
              <w:t>Notes</w:t>
            </w:r>
          </w:p>
        </w:tc>
      </w:tr>
      <w:tr w:rsidR="00EB68BC" w:rsidRPr="00A53D54" w14:paraId="109B3CB8" w14:textId="2D5A047F" w:rsidTr="00EB68BC">
        <w:trPr>
          <w:trHeight w:val="504"/>
        </w:trPr>
        <w:tc>
          <w:tcPr>
            <w:tcW w:w="1080" w:type="dxa"/>
            <w:vAlign w:val="center"/>
          </w:tcPr>
          <w:p w14:paraId="4696B787"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NAA-1</w:t>
            </w:r>
          </w:p>
        </w:tc>
        <w:tc>
          <w:tcPr>
            <w:tcW w:w="1800" w:type="dxa"/>
            <w:vAlign w:val="center"/>
          </w:tcPr>
          <w:p w14:paraId="1F0B88B1" w14:textId="5D90AC54"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Age-1 (recruits)</w:t>
            </w:r>
          </w:p>
        </w:tc>
        <w:tc>
          <w:tcPr>
            <w:tcW w:w="1620" w:type="dxa"/>
            <w:vAlign w:val="center"/>
          </w:tcPr>
          <w:p w14:paraId="1887AF31" w14:textId="4F18EBA0" w:rsidR="00EB68BC" w:rsidRPr="00A53D54" w:rsidRDefault="00EB68BC" w:rsidP="00EB68B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070" w:type="dxa"/>
            <w:vAlign w:val="center"/>
          </w:tcPr>
          <w:p w14:paraId="6C77878C" w14:textId="38A350FB" w:rsidR="00EB68BC" w:rsidRPr="00A53D54" w:rsidRDefault="00D2073D" w:rsidP="00EB68BC">
            <w:pPr>
              <w:spacing w:after="0"/>
              <w:ind w:firstLine="0"/>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m:oMathPara>
          </w:p>
        </w:tc>
        <w:tc>
          <w:tcPr>
            <w:tcW w:w="2070" w:type="dxa"/>
            <w:vAlign w:val="center"/>
          </w:tcPr>
          <w:p w14:paraId="716B3C89" w14:textId="0AC2E479"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base</w:t>
            </w:r>
          </w:p>
        </w:tc>
      </w:tr>
      <w:tr w:rsidR="00EB68BC" w:rsidRPr="00A53D54" w14:paraId="1F7AA5C8" w14:textId="39FE4566" w:rsidTr="00EB68BC">
        <w:trPr>
          <w:trHeight w:val="504"/>
        </w:trPr>
        <w:tc>
          <w:tcPr>
            <w:tcW w:w="1080" w:type="dxa"/>
            <w:vAlign w:val="center"/>
          </w:tcPr>
          <w:p w14:paraId="2E752979"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NAA-2</w:t>
            </w:r>
          </w:p>
        </w:tc>
        <w:tc>
          <w:tcPr>
            <w:tcW w:w="1800" w:type="dxa"/>
            <w:vAlign w:val="center"/>
          </w:tcPr>
          <w:p w14:paraId="5FC4DD7F" w14:textId="00F3EA01"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Age-1 (recruits)</w:t>
            </w:r>
          </w:p>
        </w:tc>
        <w:tc>
          <w:tcPr>
            <w:tcW w:w="1620" w:type="dxa"/>
            <w:vAlign w:val="center"/>
          </w:tcPr>
          <w:p w14:paraId="1E724979" w14:textId="139AD18C" w:rsidR="00EB68BC" w:rsidRPr="00A53D54" w:rsidRDefault="00EB68BC" w:rsidP="00EB68B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070" w:type="dxa"/>
            <w:vAlign w:val="center"/>
          </w:tcPr>
          <w:p w14:paraId="4BAB36AA" w14:textId="0995F772" w:rsidR="00EB68BC" w:rsidRPr="00A53D54" w:rsidRDefault="00D2073D"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p>
        </w:tc>
        <w:tc>
          <w:tcPr>
            <w:tcW w:w="2070" w:type="dxa"/>
            <w:vAlign w:val="center"/>
          </w:tcPr>
          <w:p w14:paraId="6AB93265"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5F5565D5" w14:textId="5DCF2C73" w:rsidTr="00EB68BC">
        <w:trPr>
          <w:trHeight w:val="504"/>
        </w:trPr>
        <w:tc>
          <w:tcPr>
            <w:tcW w:w="1080" w:type="dxa"/>
            <w:vAlign w:val="center"/>
          </w:tcPr>
          <w:p w14:paraId="3F36B423"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NAA-3</w:t>
            </w:r>
          </w:p>
        </w:tc>
        <w:tc>
          <w:tcPr>
            <w:tcW w:w="1800" w:type="dxa"/>
            <w:vAlign w:val="center"/>
          </w:tcPr>
          <w:p w14:paraId="30A96B52" w14:textId="46E74254"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6E870300" w14:textId="4BA1650E" w:rsidR="00EB68BC" w:rsidRPr="00A53D54" w:rsidRDefault="00EB68BC" w:rsidP="00EB68B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070" w:type="dxa"/>
            <w:vAlign w:val="center"/>
          </w:tcPr>
          <w:p w14:paraId="0D458BD1" w14:textId="3AA7A13F" w:rsidR="00EB68BC" w:rsidRPr="00A53D54" w:rsidRDefault="00D2073D"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2070" w:type="dxa"/>
            <w:vAlign w:val="center"/>
          </w:tcPr>
          <w:p w14:paraId="6FE916DC" w14:textId="30DAF913"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Miller et al. (2016)</w:t>
            </w:r>
          </w:p>
        </w:tc>
      </w:tr>
      <w:tr w:rsidR="00EB68BC" w:rsidRPr="00A53D54" w14:paraId="5044AF0B" w14:textId="5C1EE304" w:rsidTr="00EB68BC">
        <w:trPr>
          <w:trHeight w:val="504"/>
        </w:trPr>
        <w:tc>
          <w:tcPr>
            <w:tcW w:w="1080" w:type="dxa"/>
            <w:vAlign w:val="center"/>
          </w:tcPr>
          <w:p w14:paraId="6A3078B0"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NAA-4</w:t>
            </w:r>
          </w:p>
        </w:tc>
        <w:tc>
          <w:tcPr>
            <w:tcW w:w="1800" w:type="dxa"/>
            <w:vAlign w:val="center"/>
          </w:tcPr>
          <w:p w14:paraId="6092EFBF" w14:textId="2457D07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00045D3D" w14:textId="5D74DA27" w:rsidR="00EB68BC" w:rsidRPr="00A53D54" w:rsidRDefault="00EB68BC" w:rsidP="00EB68B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age</w:t>
            </w:r>
          </w:p>
        </w:tc>
        <w:tc>
          <w:tcPr>
            <w:tcW w:w="2070" w:type="dxa"/>
            <w:vAlign w:val="center"/>
          </w:tcPr>
          <w:p w14:paraId="4F311D98" w14:textId="13FCE542" w:rsidR="00EB68BC" w:rsidRPr="00A53D54" w:rsidRDefault="00D2073D"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2070" w:type="dxa"/>
            <w:vAlign w:val="center"/>
          </w:tcPr>
          <w:p w14:paraId="27F7FC47"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4EA0D235" w14:textId="6F95F1E1" w:rsidTr="00EB68BC">
        <w:trPr>
          <w:trHeight w:val="504"/>
        </w:trPr>
        <w:tc>
          <w:tcPr>
            <w:tcW w:w="1080" w:type="dxa"/>
            <w:vAlign w:val="center"/>
          </w:tcPr>
          <w:p w14:paraId="75FC2663"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NAA-5</w:t>
            </w:r>
          </w:p>
        </w:tc>
        <w:tc>
          <w:tcPr>
            <w:tcW w:w="1800" w:type="dxa"/>
            <w:vAlign w:val="center"/>
          </w:tcPr>
          <w:p w14:paraId="6559ABA8" w14:textId="60EEE917"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3C1B4A70" w14:textId="5B9ADAF0" w:rsidR="00EB68BC" w:rsidRPr="00A53D54" w:rsidRDefault="00EB68BC" w:rsidP="00EB68B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070" w:type="dxa"/>
            <w:vAlign w:val="center"/>
          </w:tcPr>
          <w:p w14:paraId="64B5C69B" w14:textId="00A83857" w:rsidR="00EB68BC" w:rsidRPr="00A53D54" w:rsidRDefault="00D2073D"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p>
        </w:tc>
        <w:tc>
          <w:tcPr>
            <w:tcW w:w="2070" w:type="dxa"/>
            <w:vAlign w:val="center"/>
          </w:tcPr>
          <w:p w14:paraId="666D2685"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022E84FA" w14:textId="046B97CF" w:rsidTr="00EB68BC">
        <w:trPr>
          <w:trHeight w:val="504"/>
        </w:trPr>
        <w:tc>
          <w:tcPr>
            <w:tcW w:w="1080" w:type="dxa"/>
            <w:tcBorders>
              <w:bottom w:val="single" w:sz="4" w:space="0" w:color="auto"/>
            </w:tcBorders>
            <w:vAlign w:val="center"/>
          </w:tcPr>
          <w:p w14:paraId="0AAD0A62"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NAA-6</w:t>
            </w:r>
          </w:p>
        </w:tc>
        <w:tc>
          <w:tcPr>
            <w:tcW w:w="1800" w:type="dxa"/>
            <w:tcBorders>
              <w:bottom w:val="single" w:sz="4" w:space="0" w:color="auto"/>
            </w:tcBorders>
            <w:vAlign w:val="center"/>
          </w:tcPr>
          <w:p w14:paraId="2B73FDE3" w14:textId="73F9C7DE"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tcBorders>
              <w:bottom w:val="single" w:sz="4" w:space="0" w:color="auto"/>
            </w:tcBorders>
            <w:vAlign w:val="center"/>
          </w:tcPr>
          <w:p w14:paraId="1BDFAE5B" w14:textId="18D0195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 xml:space="preserve">2D </w:t>
            </w:r>
            <w:proofErr w:type="gramStart"/>
            <w:r>
              <w:rPr>
                <w:rFonts w:ascii="Times New Roman" w:hAnsi="Times New Roman" w:cs="Times New Roman"/>
              </w:rPr>
              <w:t>AR(</w:t>
            </w:r>
            <w:proofErr w:type="gramEnd"/>
            <w:r>
              <w:rPr>
                <w:rFonts w:ascii="Times New Roman" w:hAnsi="Times New Roman" w:cs="Times New Roman"/>
              </w:rPr>
              <w:t>1)</w:t>
            </w:r>
          </w:p>
        </w:tc>
        <w:tc>
          <w:tcPr>
            <w:tcW w:w="2070" w:type="dxa"/>
            <w:tcBorders>
              <w:bottom w:val="single" w:sz="4" w:space="0" w:color="auto"/>
            </w:tcBorders>
            <w:vAlign w:val="center"/>
          </w:tcPr>
          <w:p w14:paraId="3646E187" w14:textId="3498E04F" w:rsidR="00EB68BC" w:rsidRPr="00A53D54" w:rsidRDefault="00D2073D"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2070" w:type="dxa"/>
            <w:tcBorders>
              <w:bottom w:val="single" w:sz="4" w:space="0" w:color="auto"/>
            </w:tcBorders>
            <w:vAlign w:val="center"/>
          </w:tcPr>
          <w:p w14:paraId="2EAB8B5C" w14:textId="11257BDA" w:rsidR="00EB68BC" w:rsidRPr="00A53D54" w:rsidRDefault="00EB68BC" w:rsidP="00EB68BC">
            <w:pPr>
              <w:spacing w:after="0"/>
              <w:ind w:firstLine="0"/>
              <w:jc w:val="center"/>
              <w:rPr>
                <w:rFonts w:ascii="Times New Roman" w:hAnsi="Times New Roman" w:cs="Times New Roman"/>
              </w:rPr>
            </w:pPr>
          </w:p>
        </w:tc>
      </w:tr>
    </w:tbl>
    <w:p w14:paraId="4DB02903" w14:textId="77777777" w:rsidR="00EC3D49" w:rsidRDefault="00EC3D49" w:rsidP="00EC3D49">
      <w:pPr>
        <w:ind w:firstLine="0"/>
        <w:rPr>
          <w:rFonts w:ascii="Times New Roman" w:hAnsi="Times New Roman" w:cs="Times New Roman"/>
        </w:rPr>
      </w:pPr>
      <w:r>
        <w:rPr>
          <w:rFonts w:ascii="Times New Roman" w:hAnsi="Times New Roman" w:cs="Times New Roman"/>
        </w:rPr>
        <w:br w:type="page"/>
      </w:r>
    </w:p>
    <w:p w14:paraId="402FA23D" w14:textId="59500748" w:rsidR="00587B01" w:rsidRPr="00A53D54" w:rsidRDefault="00587B01" w:rsidP="00587B01">
      <w:pPr>
        <w:ind w:firstLine="0"/>
        <w:rPr>
          <w:rFonts w:ascii="Times New Roman" w:hAnsi="Times New Roman" w:cs="Times New Roman"/>
        </w:rPr>
      </w:pPr>
      <w:r w:rsidRPr="00A53D54">
        <w:rPr>
          <w:rFonts w:ascii="Times New Roman" w:hAnsi="Times New Roman" w:cs="Times New Roman"/>
        </w:rPr>
        <w:lastRenderedPageBreak/>
        <w:t xml:space="preserve">Table </w:t>
      </w:r>
      <w:r>
        <w:rPr>
          <w:rFonts w:ascii="Times New Roman" w:hAnsi="Times New Roman" w:cs="Times New Roman"/>
        </w:rPr>
        <w:t>2</w:t>
      </w:r>
      <w:r w:rsidRPr="00A53D54">
        <w:rPr>
          <w:rFonts w:ascii="Times New Roman" w:hAnsi="Times New Roman" w:cs="Times New Roman"/>
        </w:rPr>
        <w:t xml:space="preserve">. </w:t>
      </w:r>
      <w:r>
        <w:rPr>
          <w:rFonts w:ascii="Times New Roman" w:hAnsi="Times New Roman" w:cs="Times New Roman"/>
        </w:rPr>
        <w:t>Descriptions of models with only natural mortality (</w:t>
      </w:r>
      <w:r w:rsidRPr="00587B01">
        <w:rPr>
          <w:rFonts w:ascii="Times New Roman" w:hAnsi="Times New Roman" w:cs="Times New Roman"/>
          <w:i/>
          <w:iCs/>
        </w:rPr>
        <w:t>M</w:t>
      </w:r>
      <w:r>
        <w:rPr>
          <w:rFonts w:ascii="Times New Roman" w:hAnsi="Times New Roman" w:cs="Times New Roman"/>
        </w:rPr>
        <w:t xml:space="preserve">) estimated as random effects. </w:t>
      </w:r>
      <w:r w:rsidR="00284312">
        <w:rPr>
          <w:rFonts w:ascii="Times New Roman" w:hAnsi="Times New Roman" w:cs="Times New Roman"/>
        </w:rPr>
        <w:t>T</w:t>
      </w:r>
      <w:r>
        <w:rPr>
          <w:rFonts w:ascii="Times New Roman" w:hAnsi="Times New Roman" w:cs="Times New Roman"/>
        </w:rPr>
        <w:t xml:space="preserve">hese models estimated deviations in </w:t>
      </w:r>
      <w:r w:rsidR="00284312" w:rsidRPr="00284312">
        <w:rPr>
          <w:rFonts w:ascii="Times New Roman" w:hAnsi="Times New Roman" w:cs="Times New Roman"/>
          <w:i/>
          <w:iCs/>
        </w:rPr>
        <w:t>M</w:t>
      </w:r>
      <w:r>
        <w:rPr>
          <w:rFonts w:ascii="Times New Roman" w:hAnsi="Times New Roman" w:cs="Times New Roman"/>
        </w:rPr>
        <w:t xml:space="preserve"> by year and age,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a,y</m:t>
            </m:r>
          </m:sub>
        </m:sSub>
      </m:oMath>
      <w:r>
        <w:rPr>
          <w:rFonts w:ascii="Times New Roman" w:hAnsi="Times New Roman" w:cs="Times New Roman"/>
        </w:rPr>
        <w:t xml:space="preserve">, with the covariance given by Eq. </w:t>
      </w:r>
      <w:r w:rsidR="00284312">
        <w:rPr>
          <w:rFonts w:ascii="Times New Roman" w:hAnsi="Times New Roman" w:cs="Times New Roman"/>
        </w:rPr>
        <w:t>6</w:t>
      </w:r>
      <w:r>
        <w:rPr>
          <w:rFonts w:ascii="Times New Roman" w:hAnsi="Times New Roman" w:cs="Times New Roman"/>
        </w:rPr>
        <w:t xml:space="preserve">. </w:t>
      </w:r>
      <w:r w:rsidR="00284312">
        <w:rPr>
          <w:rFonts w:ascii="Times New Roman" w:hAnsi="Times New Roman" w:cs="Times New Roman"/>
        </w:rPr>
        <w:t xml:space="preserve">All models treated the numbers-at-age as in the base model, </w:t>
      </w:r>
      <w:r>
        <w:rPr>
          <w:rFonts w:ascii="Times New Roman" w:hAnsi="Times New Roman" w:cs="Times New Roman"/>
        </w:rPr>
        <w:t>NAA-1</w:t>
      </w:r>
      <w:r w:rsidR="00284312">
        <w:rPr>
          <w:rFonts w:ascii="Times New Roman" w:hAnsi="Times New Roman" w:cs="Times New Roman"/>
        </w:rPr>
        <w:t xml:space="preserve"> (</w:t>
      </w:r>
      <w:r>
        <w:rPr>
          <w:rFonts w:ascii="Times New Roman" w:hAnsi="Times New Roman" w:cs="Times New Roman"/>
        </w:rPr>
        <w:t xml:space="preserve">recruitment </w:t>
      </w:r>
      <w:r w:rsidR="00284312">
        <w:rPr>
          <w:rFonts w:ascii="Times New Roman" w:hAnsi="Times New Roman" w:cs="Times New Roman"/>
        </w:rPr>
        <w:t>i</w:t>
      </w:r>
      <w:r>
        <w:rPr>
          <w:rFonts w:ascii="Times New Roman" w:hAnsi="Times New Roman" w:cs="Times New Roman"/>
        </w:rPr>
        <w:t>ndependent</w:t>
      </w:r>
      <w:r w:rsidR="00284312">
        <w:rPr>
          <w:rFonts w:ascii="Times New Roman" w:hAnsi="Times New Roman" w:cs="Times New Roman"/>
        </w:rPr>
        <w:t xml:space="preserve"> </w:t>
      </w:r>
      <w:r>
        <w:rPr>
          <w:rFonts w:ascii="Times New Roman" w:hAnsi="Times New Roman" w:cs="Times New Roman"/>
        </w:rPr>
        <w:t>by year</w:t>
      </w:r>
      <w:r w:rsidR="00284312">
        <w:rPr>
          <w:rFonts w:ascii="Times New Roman" w:hAnsi="Times New Roman" w:cs="Times New Roman"/>
        </w:rPr>
        <w:t xml:space="preserve">, deterministic </w:t>
      </w:r>
      <w:r>
        <w:rPr>
          <w:rFonts w:ascii="Times New Roman" w:hAnsi="Times New Roman" w:cs="Times New Roman"/>
        </w:rPr>
        <w:t>survival</w:t>
      </w:r>
      <w:r w:rsidR="00284312">
        <w:rPr>
          <w:rFonts w:ascii="Times New Roman" w:hAnsi="Times New Roman" w:cs="Times New Roman"/>
        </w:rPr>
        <w:t>).</w:t>
      </w:r>
      <w:r w:rsidR="0092249C">
        <w:rPr>
          <w:rFonts w:ascii="Times New Roman" w:hAnsi="Times New Roman" w:cs="Times New Roman"/>
        </w:rPr>
        <w:t xml:space="preserve"> M-1 was also equivalent to the base model and did not estimate any </w:t>
      </w:r>
      <w:r w:rsidR="0092249C" w:rsidRPr="0092249C">
        <w:rPr>
          <w:rFonts w:ascii="Times New Roman" w:hAnsi="Times New Roman" w:cs="Times New Roman"/>
          <w:i/>
          <w:iCs/>
        </w:rPr>
        <w:t>M</w:t>
      </w:r>
      <w:r w:rsidR="0092249C">
        <w:rPr>
          <w:rFonts w:ascii="Times New Roman" w:hAnsi="Times New Roman" w:cs="Times New Roman"/>
        </w:rPr>
        <w:t xml:space="preserve"> parameters.</w:t>
      </w:r>
    </w:p>
    <w:tbl>
      <w:tblPr>
        <w:tblStyle w:val="Table"/>
        <w:tblW w:w="0" w:type="auto"/>
        <w:tblInd w:w="18" w:type="dxa"/>
        <w:tblLook w:val="07E0" w:firstRow="1" w:lastRow="1" w:firstColumn="1" w:lastColumn="1" w:noHBand="1" w:noVBand="1"/>
      </w:tblPr>
      <w:tblGrid>
        <w:gridCol w:w="1080"/>
        <w:gridCol w:w="1800"/>
        <w:gridCol w:w="1620"/>
        <w:gridCol w:w="2250"/>
        <w:gridCol w:w="1890"/>
      </w:tblGrid>
      <w:tr w:rsidR="00587B01" w:rsidRPr="00A53D54" w14:paraId="247974B9" w14:textId="77777777" w:rsidTr="0092249C">
        <w:trPr>
          <w:trHeight w:val="360"/>
        </w:trPr>
        <w:tc>
          <w:tcPr>
            <w:tcW w:w="1080" w:type="dxa"/>
            <w:tcBorders>
              <w:top w:val="single" w:sz="4" w:space="0" w:color="auto"/>
              <w:bottom w:val="single" w:sz="0" w:space="0" w:color="auto"/>
            </w:tcBorders>
            <w:vAlign w:val="center"/>
          </w:tcPr>
          <w:p w14:paraId="7E6FD12D" w14:textId="77777777" w:rsidR="00587B01" w:rsidRPr="00A53D54" w:rsidRDefault="00587B01" w:rsidP="00587B01">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800" w:type="dxa"/>
            <w:tcBorders>
              <w:top w:val="single" w:sz="4" w:space="0" w:color="auto"/>
              <w:bottom w:val="single" w:sz="0" w:space="0" w:color="auto"/>
            </w:tcBorders>
            <w:vAlign w:val="center"/>
          </w:tcPr>
          <w:p w14:paraId="38D6354B" w14:textId="131FF1E3" w:rsidR="00464E6D" w:rsidRDefault="00464E6D" w:rsidP="00587B01">
            <w:pPr>
              <w:spacing w:after="0"/>
              <w:ind w:firstLine="0"/>
              <w:jc w:val="center"/>
              <w:rPr>
                <w:rFonts w:ascii="Times New Roman" w:hAnsi="Times New Roman" w:cs="Times New Roman"/>
              </w:rPr>
            </w:pPr>
            <w:r>
              <w:rPr>
                <w:rFonts w:ascii="Times New Roman" w:hAnsi="Times New Roman" w:cs="Times New Roman"/>
              </w:rPr>
              <w:t xml:space="preserve">Estimate </w:t>
            </w: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Pr>
                <w:rFonts w:ascii="Times New Roman" w:eastAsiaTheme="minorEastAsia" w:hAnsi="Times New Roman" w:cs="Times New Roman"/>
                <w:iCs/>
              </w:rPr>
              <w:t>,</w:t>
            </w:r>
          </w:p>
          <w:p w14:paraId="22B8B571" w14:textId="5A707F1B" w:rsidR="00587B01" w:rsidRPr="00464E6D" w:rsidRDefault="00464E6D" w:rsidP="00587B01">
            <w:pPr>
              <w:spacing w:after="0"/>
              <w:ind w:firstLine="0"/>
              <w:jc w:val="center"/>
              <w:rPr>
                <w:rFonts w:ascii="Times New Roman" w:hAnsi="Times New Roman" w:cs="Times New Roman"/>
              </w:rPr>
            </w:pPr>
            <w:r>
              <w:rPr>
                <w:rFonts w:ascii="Times New Roman" w:hAnsi="Times New Roman" w:cs="Times New Roman"/>
              </w:rPr>
              <w:t xml:space="preserve">mean </w:t>
            </w:r>
            <w:r w:rsidRPr="00464E6D">
              <w:rPr>
                <w:rFonts w:ascii="Times New Roman" w:hAnsi="Times New Roman" w:cs="Times New Roman"/>
                <w:i/>
                <w:iCs/>
              </w:rPr>
              <w:t>M</w:t>
            </w:r>
          </w:p>
        </w:tc>
        <w:tc>
          <w:tcPr>
            <w:tcW w:w="1620" w:type="dxa"/>
            <w:tcBorders>
              <w:top w:val="single" w:sz="4" w:space="0" w:color="auto"/>
              <w:bottom w:val="single" w:sz="0" w:space="0" w:color="auto"/>
            </w:tcBorders>
            <w:vAlign w:val="center"/>
          </w:tcPr>
          <w:p w14:paraId="231580E7"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Correlation structure</w:t>
            </w:r>
          </w:p>
        </w:tc>
        <w:tc>
          <w:tcPr>
            <w:tcW w:w="2250" w:type="dxa"/>
            <w:tcBorders>
              <w:top w:val="single" w:sz="4" w:space="0" w:color="auto"/>
              <w:bottom w:val="single" w:sz="0" w:space="0" w:color="auto"/>
            </w:tcBorders>
            <w:vAlign w:val="center"/>
          </w:tcPr>
          <w:p w14:paraId="0AFED106"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Estimated parameters</w:t>
            </w:r>
          </w:p>
        </w:tc>
        <w:tc>
          <w:tcPr>
            <w:tcW w:w="1890" w:type="dxa"/>
            <w:tcBorders>
              <w:top w:val="single" w:sz="4" w:space="0" w:color="auto"/>
              <w:bottom w:val="single" w:sz="0" w:space="0" w:color="auto"/>
            </w:tcBorders>
            <w:vAlign w:val="center"/>
          </w:tcPr>
          <w:p w14:paraId="6CA58202" w14:textId="77777777" w:rsidR="00587B01" w:rsidRDefault="00587B01" w:rsidP="00587B01">
            <w:pPr>
              <w:spacing w:after="0"/>
              <w:ind w:firstLine="0"/>
              <w:jc w:val="center"/>
              <w:rPr>
                <w:rFonts w:ascii="Times New Roman" w:hAnsi="Times New Roman" w:cs="Times New Roman"/>
              </w:rPr>
            </w:pPr>
            <w:r>
              <w:rPr>
                <w:rFonts w:ascii="Times New Roman" w:hAnsi="Times New Roman" w:cs="Times New Roman"/>
              </w:rPr>
              <w:t>Notes</w:t>
            </w:r>
          </w:p>
        </w:tc>
      </w:tr>
      <w:tr w:rsidR="00587B01" w:rsidRPr="00A53D54" w14:paraId="66462FF4" w14:textId="77777777" w:rsidTr="0092249C">
        <w:trPr>
          <w:trHeight w:val="504"/>
        </w:trPr>
        <w:tc>
          <w:tcPr>
            <w:tcW w:w="1080" w:type="dxa"/>
            <w:vAlign w:val="center"/>
          </w:tcPr>
          <w:p w14:paraId="627FA98F" w14:textId="2B819E05" w:rsidR="00587B01" w:rsidRPr="00A53D54" w:rsidRDefault="00464E6D" w:rsidP="00587B01">
            <w:pPr>
              <w:spacing w:after="0"/>
              <w:ind w:firstLine="0"/>
              <w:jc w:val="center"/>
              <w:rPr>
                <w:rFonts w:ascii="Times New Roman" w:hAnsi="Times New Roman" w:cs="Times New Roman"/>
              </w:rPr>
            </w:pPr>
            <w:r>
              <w:rPr>
                <w:rFonts w:ascii="Times New Roman" w:hAnsi="Times New Roman" w:cs="Times New Roman"/>
              </w:rPr>
              <w:t>M</w:t>
            </w:r>
            <w:r w:rsidR="00587B01" w:rsidRPr="00A53D54">
              <w:rPr>
                <w:rFonts w:ascii="Times New Roman" w:hAnsi="Times New Roman" w:cs="Times New Roman"/>
              </w:rPr>
              <w:t>-1</w:t>
            </w:r>
          </w:p>
        </w:tc>
        <w:tc>
          <w:tcPr>
            <w:tcW w:w="1800" w:type="dxa"/>
            <w:vAlign w:val="center"/>
          </w:tcPr>
          <w:p w14:paraId="5698B04F" w14:textId="5665039F" w:rsidR="00587B01" w:rsidRPr="00A53D54" w:rsidRDefault="0092249C" w:rsidP="00587B01">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3AB0ACFA" w14:textId="3086C5F8" w:rsidR="00587B01" w:rsidRPr="00A53D54" w:rsidRDefault="00464E6D" w:rsidP="00587B01">
            <w:pPr>
              <w:spacing w:after="0"/>
              <w:ind w:firstLine="0"/>
              <w:jc w:val="center"/>
              <w:rPr>
                <w:rFonts w:ascii="Times New Roman" w:hAnsi="Times New Roman" w:cs="Times New Roman"/>
              </w:rPr>
            </w:pPr>
            <w:r>
              <w:rPr>
                <w:rFonts w:ascii="Times New Roman" w:hAnsi="Times New Roman" w:cs="Times New Roman"/>
              </w:rPr>
              <w:t>---</w:t>
            </w:r>
          </w:p>
        </w:tc>
        <w:tc>
          <w:tcPr>
            <w:tcW w:w="2250" w:type="dxa"/>
            <w:vAlign w:val="center"/>
          </w:tcPr>
          <w:p w14:paraId="26E8CA57" w14:textId="7A674219" w:rsidR="00587B01" w:rsidRPr="00A53D54" w:rsidRDefault="0092249C" w:rsidP="00587B01">
            <w:pPr>
              <w:spacing w:after="0"/>
              <w:ind w:firstLine="0"/>
              <w:jc w:val="center"/>
              <w:rPr>
                <w:rFonts w:ascii="Times New Roman" w:hAnsi="Times New Roman" w:cs="Times New Roman"/>
              </w:rPr>
            </w:pPr>
            <w:r>
              <w:rPr>
                <w:rFonts w:ascii="Times New Roman" w:hAnsi="Times New Roman" w:cs="Times New Roman"/>
              </w:rPr>
              <w:t>---</w:t>
            </w:r>
          </w:p>
        </w:tc>
        <w:tc>
          <w:tcPr>
            <w:tcW w:w="1890" w:type="dxa"/>
            <w:vAlign w:val="center"/>
          </w:tcPr>
          <w:p w14:paraId="4BA72513"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base</w:t>
            </w:r>
          </w:p>
        </w:tc>
      </w:tr>
      <w:tr w:rsidR="0092249C" w:rsidRPr="00A53D54" w14:paraId="0115B747" w14:textId="77777777" w:rsidTr="0092249C">
        <w:trPr>
          <w:trHeight w:val="504"/>
        </w:trPr>
        <w:tc>
          <w:tcPr>
            <w:tcW w:w="1080" w:type="dxa"/>
            <w:vAlign w:val="center"/>
          </w:tcPr>
          <w:p w14:paraId="2DAA8C9E" w14:textId="5601D8A5"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-2</w:t>
            </w:r>
          </w:p>
        </w:tc>
        <w:tc>
          <w:tcPr>
            <w:tcW w:w="1800" w:type="dxa"/>
            <w:vAlign w:val="center"/>
          </w:tcPr>
          <w:p w14:paraId="02E14F3C" w14:textId="306CAD31"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18A96F5D" w14:textId="1EC4A645" w:rsidR="0092249C" w:rsidRPr="00A53D54"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250" w:type="dxa"/>
            <w:vAlign w:val="center"/>
          </w:tcPr>
          <w:p w14:paraId="37220FF7" w14:textId="095B0845" w:rsidR="0092249C" w:rsidRPr="00A53D54" w:rsidRDefault="00D2073D" w:rsidP="009224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1890" w:type="dxa"/>
            <w:vAlign w:val="center"/>
          </w:tcPr>
          <w:p w14:paraId="30CB44A8"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1D5A5FA2" w14:textId="77777777" w:rsidTr="0092249C">
        <w:trPr>
          <w:trHeight w:val="504"/>
        </w:trPr>
        <w:tc>
          <w:tcPr>
            <w:tcW w:w="1080" w:type="dxa"/>
            <w:vAlign w:val="center"/>
          </w:tcPr>
          <w:p w14:paraId="3924D4E4" w14:textId="3C1893B9"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-3</w:t>
            </w:r>
          </w:p>
        </w:tc>
        <w:tc>
          <w:tcPr>
            <w:tcW w:w="1800" w:type="dxa"/>
            <w:vAlign w:val="center"/>
          </w:tcPr>
          <w:p w14:paraId="55080E36" w14:textId="34017961"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31161BB0" w14:textId="792B746A" w:rsidR="0092249C" w:rsidRPr="00A53D54"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age</w:t>
            </w:r>
          </w:p>
        </w:tc>
        <w:tc>
          <w:tcPr>
            <w:tcW w:w="2250" w:type="dxa"/>
            <w:vAlign w:val="center"/>
          </w:tcPr>
          <w:p w14:paraId="38310242" w14:textId="538C0466" w:rsidR="0092249C" w:rsidRPr="00A53D54" w:rsidRDefault="00D2073D" w:rsidP="009224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m:oMathPara>
          </w:p>
        </w:tc>
        <w:tc>
          <w:tcPr>
            <w:tcW w:w="1890" w:type="dxa"/>
            <w:vAlign w:val="center"/>
          </w:tcPr>
          <w:p w14:paraId="4B307737" w14:textId="692E4FD1" w:rsidR="0092249C" w:rsidRPr="00A53D54" w:rsidRDefault="0092249C" w:rsidP="0092249C">
            <w:pPr>
              <w:spacing w:after="0"/>
              <w:ind w:firstLine="0"/>
              <w:jc w:val="center"/>
              <w:rPr>
                <w:rFonts w:ascii="Times New Roman" w:hAnsi="Times New Roman" w:cs="Times New Roman"/>
              </w:rPr>
            </w:pPr>
          </w:p>
        </w:tc>
      </w:tr>
      <w:tr w:rsidR="0092249C" w:rsidRPr="00A53D54" w14:paraId="02E6192B" w14:textId="77777777" w:rsidTr="0092249C">
        <w:trPr>
          <w:trHeight w:val="504"/>
        </w:trPr>
        <w:tc>
          <w:tcPr>
            <w:tcW w:w="1080" w:type="dxa"/>
            <w:vAlign w:val="center"/>
          </w:tcPr>
          <w:p w14:paraId="2F139DD9" w14:textId="38B07EAB"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-4</w:t>
            </w:r>
          </w:p>
        </w:tc>
        <w:tc>
          <w:tcPr>
            <w:tcW w:w="1800" w:type="dxa"/>
            <w:vAlign w:val="center"/>
          </w:tcPr>
          <w:p w14:paraId="1E9B5910" w14:textId="33D92F7A"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48B47C60" w14:textId="131DEE10" w:rsidR="0092249C" w:rsidRPr="00A53D54"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250" w:type="dxa"/>
            <w:vAlign w:val="center"/>
          </w:tcPr>
          <w:p w14:paraId="4F14463E" w14:textId="7A9E2766" w:rsidR="0092249C" w:rsidRPr="00A53D54" w:rsidRDefault="00D2073D" w:rsidP="0092249C">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p>
        </w:tc>
        <w:tc>
          <w:tcPr>
            <w:tcW w:w="1890" w:type="dxa"/>
            <w:vAlign w:val="center"/>
          </w:tcPr>
          <w:p w14:paraId="57D78A6B"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08507670" w14:textId="77777777" w:rsidTr="0092249C">
        <w:trPr>
          <w:trHeight w:val="504"/>
        </w:trPr>
        <w:tc>
          <w:tcPr>
            <w:tcW w:w="1080" w:type="dxa"/>
            <w:vAlign w:val="center"/>
          </w:tcPr>
          <w:p w14:paraId="5060487B" w14:textId="7D729BEF"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-5</w:t>
            </w:r>
          </w:p>
        </w:tc>
        <w:tc>
          <w:tcPr>
            <w:tcW w:w="1800" w:type="dxa"/>
            <w:vAlign w:val="center"/>
          </w:tcPr>
          <w:p w14:paraId="18C989EE" w14:textId="4F3D8966"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06BD2184" w14:textId="7E42907C"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 xml:space="preserve">2D </w:t>
            </w:r>
            <w:proofErr w:type="gramStart"/>
            <w:r>
              <w:rPr>
                <w:rFonts w:ascii="Times New Roman" w:hAnsi="Times New Roman" w:cs="Times New Roman"/>
              </w:rPr>
              <w:t>AR(</w:t>
            </w:r>
            <w:proofErr w:type="gramEnd"/>
            <w:r>
              <w:rPr>
                <w:rFonts w:ascii="Times New Roman" w:hAnsi="Times New Roman" w:cs="Times New Roman"/>
              </w:rPr>
              <w:t>1)</w:t>
            </w:r>
          </w:p>
        </w:tc>
        <w:tc>
          <w:tcPr>
            <w:tcW w:w="2250" w:type="dxa"/>
            <w:vAlign w:val="center"/>
          </w:tcPr>
          <w:p w14:paraId="20BB8552" w14:textId="458783A0" w:rsidR="0092249C" w:rsidRPr="00A53D54" w:rsidRDefault="00D2073D" w:rsidP="0092249C">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vAlign w:val="center"/>
          </w:tcPr>
          <w:p w14:paraId="54F64F63" w14:textId="768E8269" w:rsidR="0092249C" w:rsidRPr="00A53D54"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Cadigan</w:t>
            </w:r>
            <w:proofErr w:type="spellEnd"/>
            <w:r>
              <w:rPr>
                <w:rFonts w:ascii="Times New Roman" w:hAnsi="Times New Roman" w:cs="Times New Roman"/>
              </w:rPr>
              <w:t xml:space="preserve"> (2016)</w:t>
            </w:r>
          </w:p>
        </w:tc>
      </w:tr>
      <w:tr w:rsidR="0092249C" w:rsidRPr="00A53D54" w14:paraId="4036B6D5" w14:textId="77777777" w:rsidTr="0092249C">
        <w:trPr>
          <w:trHeight w:val="504"/>
        </w:trPr>
        <w:tc>
          <w:tcPr>
            <w:tcW w:w="1080" w:type="dxa"/>
            <w:vAlign w:val="center"/>
          </w:tcPr>
          <w:p w14:paraId="11DC68A1" w14:textId="4A6CBD96"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-6</w:t>
            </w:r>
          </w:p>
        </w:tc>
        <w:tc>
          <w:tcPr>
            <w:tcW w:w="1800" w:type="dxa"/>
            <w:vAlign w:val="center"/>
          </w:tcPr>
          <w:p w14:paraId="4FA695F8" w14:textId="54D62517"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44D42EC0" w14:textId="31CC1BCD"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2250" w:type="dxa"/>
            <w:vAlign w:val="center"/>
          </w:tcPr>
          <w:p w14:paraId="1B12458F" w14:textId="10AB8583" w:rsidR="0092249C" w:rsidRPr="00A53D54" w:rsidRDefault="00D2073D" w:rsidP="0092249C">
            <w:pPr>
              <w:spacing w:after="0"/>
              <w:ind w:firstLine="0"/>
              <w:jc w:val="center"/>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m:oMathPara>
          </w:p>
        </w:tc>
        <w:tc>
          <w:tcPr>
            <w:tcW w:w="1890" w:type="dxa"/>
            <w:vAlign w:val="center"/>
          </w:tcPr>
          <w:p w14:paraId="27032F34"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503A8D52" w14:textId="77777777" w:rsidTr="0092249C">
        <w:trPr>
          <w:trHeight w:val="504"/>
        </w:trPr>
        <w:tc>
          <w:tcPr>
            <w:tcW w:w="1080" w:type="dxa"/>
            <w:vAlign w:val="center"/>
          </w:tcPr>
          <w:p w14:paraId="02B29E97" w14:textId="3774760B"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7</w:t>
            </w:r>
          </w:p>
        </w:tc>
        <w:tc>
          <w:tcPr>
            <w:tcW w:w="1800" w:type="dxa"/>
            <w:vAlign w:val="center"/>
          </w:tcPr>
          <w:p w14:paraId="197ABB4F" w14:textId="687BFBB7"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14707EE0" w14:textId="32B607E0" w:rsidR="0092249C"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250" w:type="dxa"/>
            <w:vAlign w:val="center"/>
          </w:tcPr>
          <w:p w14:paraId="3AC01232" w14:textId="1039F961" w:rsidR="0092249C" w:rsidRPr="00727266" w:rsidRDefault="00D2073D"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p>
        </w:tc>
        <w:tc>
          <w:tcPr>
            <w:tcW w:w="1890" w:type="dxa"/>
            <w:vAlign w:val="center"/>
          </w:tcPr>
          <w:p w14:paraId="7586D231" w14:textId="297E3119" w:rsidR="0092249C" w:rsidRPr="00A53D54" w:rsidRDefault="0092249C" w:rsidP="0092249C">
            <w:pPr>
              <w:spacing w:after="0"/>
              <w:ind w:firstLine="0"/>
              <w:jc w:val="center"/>
              <w:rPr>
                <w:rFonts w:ascii="Times New Roman" w:hAnsi="Times New Roman" w:cs="Times New Roman"/>
              </w:rPr>
            </w:pPr>
          </w:p>
        </w:tc>
      </w:tr>
      <w:tr w:rsidR="0092249C" w:rsidRPr="00A53D54" w14:paraId="1202C4CA" w14:textId="77777777" w:rsidTr="0092249C">
        <w:trPr>
          <w:trHeight w:val="504"/>
        </w:trPr>
        <w:tc>
          <w:tcPr>
            <w:tcW w:w="1080" w:type="dxa"/>
            <w:vAlign w:val="center"/>
          </w:tcPr>
          <w:p w14:paraId="52EF5B7A" w14:textId="26B2B2B0"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7</w:t>
            </w:r>
          </w:p>
        </w:tc>
        <w:tc>
          <w:tcPr>
            <w:tcW w:w="1800" w:type="dxa"/>
            <w:vAlign w:val="center"/>
          </w:tcPr>
          <w:p w14:paraId="43954A43" w14:textId="11088EEE"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514EB83E" w14:textId="22440BAB" w:rsidR="0092249C"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age</w:t>
            </w:r>
          </w:p>
        </w:tc>
        <w:tc>
          <w:tcPr>
            <w:tcW w:w="2250" w:type="dxa"/>
            <w:vAlign w:val="center"/>
          </w:tcPr>
          <w:p w14:paraId="53FEFC70" w14:textId="2949C262" w:rsidR="0092249C" w:rsidRPr="00727266" w:rsidRDefault="00D2073D"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vAlign w:val="center"/>
          </w:tcPr>
          <w:p w14:paraId="78272D53"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279775B5" w14:textId="77777777" w:rsidTr="0092249C">
        <w:trPr>
          <w:trHeight w:val="504"/>
        </w:trPr>
        <w:tc>
          <w:tcPr>
            <w:tcW w:w="1080" w:type="dxa"/>
            <w:vAlign w:val="center"/>
          </w:tcPr>
          <w:p w14:paraId="694FC6D5" w14:textId="686A1D08"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9</w:t>
            </w:r>
          </w:p>
        </w:tc>
        <w:tc>
          <w:tcPr>
            <w:tcW w:w="1800" w:type="dxa"/>
            <w:vAlign w:val="center"/>
          </w:tcPr>
          <w:p w14:paraId="348BC0B5" w14:textId="710F948D"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706CA5BC" w14:textId="47063A90" w:rsidR="0092249C"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250" w:type="dxa"/>
            <w:vAlign w:val="center"/>
          </w:tcPr>
          <w:p w14:paraId="131F102A" w14:textId="52961558" w:rsidR="0092249C" w:rsidRPr="00727266" w:rsidRDefault="00D2073D"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p>
        </w:tc>
        <w:tc>
          <w:tcPr>
            <w:tcW w:w="1890" w:type="dxa"/>
            <w:vAlign w:val="center"/>
          </w:tcPr>
          <w:p w14:paraId="29BBE045"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3912901B" w14:textId="77777777" w:rsidTr="0092249C">
        <w:trPr>
          <w:trHeight w:val="504"/>
        </w:trPr>
        <w:tc>
          <w:tcPr>
            <w:tcW w:w="1080" w:type="dxa"/>
            <w:tcBorders>
              <w:bottom w:val="single" w:sz="4" w:space="0" w:color="auto"/>
            </w:tcBorders>
            <w:vAlign w:val="center"/>
          </w:tcPr>
          <w:p w14:paraId="345B5388" w14:textId="7812DF41"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10</w:t>
            </w:r>
          </w:p>
        </w:tc>
        <w:tc>
          <w:tcPr>
            <w:tcW w:w="1800" w:type="dxa"/>
            <w:tcBorders>
              <w:bottom w:val="single" w:sz="4" w:space="0" w:color="auto"/>
            </w:tcBorders>
            <w:vAlign w:val="center"/>
          </w:tcPr>
          <w:p w14:paraId="2EA065B1" w14:textId="01F5EC86"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tcBorders>
              <w:bottom w:val="single" w:sz="4" w:space="0" w:color="auto"/>
            </w:tcBorders>
            <w:vAlign w:val="center"/>
          </w:tcPr>
          <w:p w14:paraId="5A6A169C" w14:textId="24A52C4A" w:rsidR="0092249C" w:rsidRDefault="0092249C" w:rsidP="0092249C">
            <w:pPr>
              <w:spacing w:after="0"/>
              <w:ind w:firstLine="0"/>
              <w:jc w:val="center"/>
              <w:rPr>
                <w:rFonts w:ascii="Times New Roman" w:hAnsi="Times New Roman" w:cs="Times New Roman"/>
              </w:rPr>
            </w:pPr>
            <w:r>
              <w:rPr>
                <w:rFonts w:ascii="Times New Roman" w:hAnsi="Times New Roman" w:cs="Times New Roman"/>
              </w:rPr>
              <w:t xml:space="preserve">2D </w:t>
            </w:r>
            <w:proofErr w:type="gramStart"/>
            <w:r>
              <w:rPr>
                <w:rFonts w:ascii="Times New Roman" w:hAnsi="Times New Roman" w:cs="Times New Roman"/>
              </w:rPr>
              <w:t>AR(</w:t>
            </w:r>
            <w:proofErr w:type="gramEnd"/>
            <w:r>
              <w:rPr>
                <w:rFonts w:ascii="Times New Roman" w:hAnsi="Times New Roman" w:cs="Times New Roman"/>
              </w:rPr>
              <w:t>1)</w:t>
            </w:r>
          </w:p>
        </w:tc>
        <w:tc>
          <w:tcPr>
            <w:tcW w:w="2250" w:type="dxa"/>
            <w:tcBorders>
              <w:bottom w:val="single" w:sz="4" w:space="0" w:color="auto"/>
            </w:tcBorders>
            <w:vAlign w:val="center"/>
          </w:tcPr>
          <w:p w14:paraId="32F23A4F" w14:textId="4D72C92F" w:rsidR="0092249C" w:rsidRPr="00727266" w:rsidRDefault="00D2073D"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tcBorders>
              <w:bottom w:val="single" w:sz="4" w:space="0" w:color="auto"/>
            </w:tcBorders>
            <w:vAlign w:val="center"/>
          </w:tcPr>
          <w:p w14:paraId="11B3C829" w14:textId="77777777" w:rsidR="0092249C" w:rsidRPr="00A53D54" w:rsidRDefault="0092249C" w:rsidP="0092249C">
            <w:pPr>
              <w:spacing w:after="0"/>
              <w:ind w:firstLine="0"/>
              <w:jc w:val="center"/>
              <w:rPr>
                <w:rFonts w:ascii="Times New Roman" w:hAnsi="Times New Roman" w:cs="Times New Roman"/>
              </w:rPr>
            </w:pPr>
          </w:p>
        </w:tc>
      </w:tr>
    </w:tbl>
    <w:p w14:paraId="0E10D429" w14:textId="77777777" w:rsidR="00587B01" w:rsidRDefault="00587B01" w:rsidP="00587B01">
      <w:pPr>
        <w:ind w:firstLine="0"/>
        <w:rPr>
          <w:rFonts w:ascii="Times New Roman" w:hAnsi="Times New Roman" w:cs="Times New Roman"/>
        </w:rPr>
      </w:pPr>
      <w:r>
        <w:rPr>
          <w:rFonts w:ascii="Times New Roman" w:hAnsi="Times New Roman" w:cs="Times New Roman"/>
        </w:rPr>
        <w:br w:type="page"/>
      </w:r>
    </w:p>
    <w:p w14:paraId="5495ED5D" w14:textId="77777777" w:rsidR="00EC3D49" w:rsidRDefault="00EC3D49" w:rsidP="00A53D54">
      <w:pPr>
        <w:ind w:firstLine="0"/>
        <w:rPr>
          <w:rFonts w:ascii="Times New Roman" w:hAnsi="Times New Roman" w:cs="Times New Roman"/>
        </w:rPr>
        <w:sectPr w:rsidR="00EC3D49" w:rsidSect="00EC3D49">
          <w:pgSz w:w="12240" w:h="15840"/>
          <w:pgMar w:top="1440" w:right="1440" w:bottom="1440" w:left="1440" w:header="720" w:footer="720" w:gutter="0"/>
          <w:lnNumType w:countBy="1" w:restart="continuous"/>
          <w:cols w:space="720"/>
          <w:docGrid w:linePitch="360"/>
        </w:sectPr>
      </w:pPr>
    </w:p>
    <w:p w14:paraId="0C472F39" w14:textId="710C66F3"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3</w:t>
      </w:r>
      <w:r w:rsidRPr="00A53D54">
        <w:rPr>
          <w:rFonts w:ascii="Times New Roman" w:hAnsi="Times New Roman" w:cs="Times New Roman"/>
        </w:rPr>
        <w:t xml:space="preserve">. </w:t>
      </w:r>
      <w:r>
        <w:rPr>
          <w:rFonts w:ascii="Times New Roman" w:hAnsi="Times New Roman" w:cs="Times New Roman"/>
        </w:rPr>
        <w:t xml:space="preserve">Model results </w:t>
      </w:r>
      <w:r w:rsidR="00C958E4">
        <w:rPr>
          <w:rFonts w:ascii="Times New Roman" w:hAnsi="Times New Roman" w:cs="Times New Roman"/>
        </w:rPr>
        <w:t>where</w:t>
      </w:r>
      <w:r>
        <w:rPr>
          <w:rFonts w:ascii="Times New Roman" w:hAnsi="Times New Roman" w:cs="Times New Roman"/>
        </w:rPr>
        <w:t xml:space="preserve"> only numbers-at-age (NAA) </w:t>
      </w:r>
      <w:r w:rsidR="00C958E4">
        <w:rPr>
          <w:rFonts w:ascii="Times New Roman" w:hAnsi="Times New Roman" w:cs="Times New Roman"/>
        </w:rPr>
        <w:t xml:space="preserve">were estimated as </w:t>
      </w:r>
      <w:r>
        <w:rPr>
          <w:rFonts w:ascii="Times New Roman" w:hAnsi="Times New Roman" w:cs="Times New Roman"/>
        </w:rPr>
        <w:t>random effects.</w:t>
      </w:r>
      <w:bookmarkEnd w:id="79"/>
      <w:r w:rsidR="00660ABD">
        <w:rPr>
          <w:rFonts w:ascii="Times New Roman" w:hAnsi="Times New Roman" w:cs="Times New Roman"/>
        </w:rPr>
        <w:t xml:space="preserve"> NAA-6, where survival is a 2D AR1 process across years and ages, had the lowest AIC and </w:t>
      </w:r>
      <w:proofErr w:type="spellStart"/>
      <w:r w:rsidR="00660ABD">
        <w:rPr>
          <w:rFonts w:ascii="Times New Roman" w:hAnsi="Times New Roman" w:cs="Times New Roman"/>
        </w:rPr>
        <w:t>Mohn’s</w:t>
      </w:r>
      <w:proofErr w:type="spellEnd"/>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Mohn’s </w:t>
      </w:r>
      <m:oMath>
        <m:r>
          <w:rPr>
            <w:rFonts w:ascii="Cambria Math" w:hAnsi="Cambria Math" w:cs="Times New Roman"/>
          </w:rPr>
          <m:t>ρ</m:t>
        </m:r>
      </m:oMath>
      <w:r w:rsidR="00660ABD">
        <w:rPr>
          <w:rFonts w:ascii="Times New Roman" w:hAnsi="Times New Roman" w:cs="Times New Roman"/>
        </w:rPr>
        <w:t xml:space="preserve"> abbreviations: </w:t>
      </w:r>
      <w:r w:rsidR="00660ABD" w:rsidRPr="00660ABD">
        <w:rPr>
          <w:rFonts w:ascii="Times New Roman" w:hAnsi="Times New Roman" w:cs="Times New Roman"/>
          <w:i/>
          <w:iCs/>
        </w:rPr>
        <w:t>R</w:t>
      </w:r>
      <w:r w:rsidR="00660ABD">
        <w:rPr>
          <w:rFonts w:ascii="Times New Roman" w:hAnsi="Times New Roman" w:cs="Times New Roman"/>
        </w:rPr>
        <w:t xml:space="preserve"> = recruitment, </w:t>
      </w:r>
      <w:r w:rsidR="00660ABD" w:rsidRPr="00660ABD">
        <w:rPr>
          <w:rFonts w:ascii="Times New Roman" w:hAnsi="Times New Roman" w:cs="Times New Roman"/>
          <w:i/>
          <w:iCs/>
        </w:rPr>
        <w:t>SSB</w:t>
      </w:r>
      <w:r w:rsidR="00660ABD">
        <w:rPr>
          <w:rFonts w:ascii="Times New Roman" w:hAnsi="Times New Roman" w:cs="Times New Roman"/>
        </w:rPr>
        <w:t xml:space="preserve"> = spawning stock biomass, and </w:t>
      </w:r>
      <w:r w:rsidR="00660ABD" w:rsidRPr="00660ABD">
        <w:rPr>
          <w:rFonts w:ascii="Times New Roman" w:hAnsi="Times New Roman" w:cs="Times New Roman"/>
          <w:i/>
          <w:iCs/>
        </w:rPr>
        <w:t>F</w:t>
      </w:r>
      <w:r w:rsidR="00660ABD">
        <w:rPr>
          <w:rFonts w:ascii="Times New Roman" w:hAnsi="Times New Roman" w:cs="Times New Roman"/>
        </w:rPr>
        <w:t xml:space="preserve"> = fishing mortality averaged over ages 4-5.</w:t>
      </w:r>
      <w:r w:rsidR="002A322C">
        <w:rPr>
          <w:rFonts w:ascii="Times New Roman" w:hAnsi="Times New Roman" w:cs="Times New Roman"/>
        </w:rPr>
        <w:t xml:space="preserve">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p>
    <w:tbl>
      <w:tblPr>
        <w:tblStyle w:val="Table"/>
        <w:tblW w:w="0" w:type="auto"/>
        <w:tblInd w:w="18" w:type="dxa"/>
        <w:tblLook w:val="07E0" w:firstRow="1" w:lastRow="1" w:firstColumn="1" w:lastColumn="1" w:noHBand="1" w:noVBand="1"/>
      </w:tblPr>
      <w:tblGrid>
        <w:gridCol w:w="936"/>
        <w:gridCol w:w="1276"/>
        <w:gridCol w:w="1276"/>
        <w:gridCol w:w="1276"/>
        <w:gridCol w:w="1276"/>
        <w:gridCol w:w="222"/>
        <w:gridCol w:w="1196"/>
        <w:gridCol w:w="956"/>
        <w:gridCol w:w="760"/>
        <w:gridCol w:w="222"/>
        <w:gridCol w:w="798"/>
        <w:gridCol w:w="798"/>
        <w:gridCol w:w="798"/>
      </w:tblGrid>
      <w:tr w:rsidR="00113C9C" w:rsidRPr="00A53D54" w14:paraId="4CCF7C2C" w14:textId="77777777" w:rsidTr="00660ABD">
        <w:trPr>
          <w:trHeight w:val="360"/>
        </w:trPr>
        <w:tc>
          <w:tcPr>
            <w:tcW w:w="0" w:type="auto"/>
            <w:tcBorders>
              <w:top w:val="single" w:sz="4" w:space="0" w:color="auto"/>
            </w:tcBorders>
            <w:vAlign w:val="center"/>
          </w:tcPr>
          <w:p w14:paraId="0F7DF300" w14:textId="77777777" w:rsidR="00113C9C" w:rsidRPr="00A53D54" w:rsidRDefault="00113C9C" w:rsidP="00113C9C">
            <w:pPr>
              <w:spacing w:after="0"/>
              <w:ind w:firstLine="0"/>
              <w:jc w:val="center"/>
              <w:rPr>
                <w:rFonts w:ascii="Times New Roman" w:hAnsi="Times New Roman" w:cs="Times New Roman"/>
              </w:rPr>
            </w:pPr>
          </w:p>
        </w:tc>
        <w:tc>
          <w:tcPr>
            <w:tcW w:w="0" w:type="auto"/>
            <w:gridSpan w:val="4"/>
            <w:tcBorders>
              <w:top w:val="single" w:sz="4" w:space="0" w:color="auto"/>
              <w:bottom w:val="single" w:sz="4" w:space="0" w:color="auto"/>
            </w:tcBorders>
            <w:vAlign w:val="center"/>
          </w:tcPr>
          <w:p w14:paraId="68251B43" w14:textId="4D5B12FA" w:rsidR="00113C9C" w:rsidRPr="00A53D54" w:rsidRDefault="00113C9C" w:rsidP="00113C9C">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0" w:type="auto"/>
            <w:tcBorders>
              <w:top w:val="single" w:sz="4" w:space="0" w:color="auto"/>
            </w:tcBorders>
          </w:tcPr>
          <w:p w14:paraId="3395048C" w14:textId="77777777" w:rsidR="00113C9C" w:rsidRDefault="00113C9C" w:rsidP="00113C9C">
            <w:pPr>
              <w:spacing w:after="0"/>
              <w:ind w:firstLine="0"/>
              <w:rPr>
                <w:rFonts w:ascii="Times New Roman" w:hAnsi="Times New Roman" w:cs="Times New Roman"/>
              </w:rPr>
            </w:pPr>
          </w:p>
        </w:tc>
        <w:tc>
          <w:tcPr>
            <w:tcW w:w="0" w:type="auto"/>
            <w:gridSpan w:val="3"/>
            <w:tcBorders>
              <w:top w:val="single" w:sz="4" w:space="0" w:color="auto"/>
              <w:bottom w:val="single" w:sz="4" w:space="0" w:color="auto"/>
            </w:tcBorders>
            <w:vAlign w:val="center"/>
          </w:tcPr>
          <w:p w14:paraId="7D8536B6" w14:textId="2908042D" w:rsidR="00113C9C" w:rsidRPr="00A53D54" w:rsidRDefault="00113C9C" w:rsidP="00113C9C">
            <w:pPr>
              <w:spacing w:after="0"/>
              <w:ind w:firstLine="0"/>
              <w:rPr>
                <w:rFonts w:ascii="Times New Roman" w:eastAsia="Calibri" w:hAnsi="Times New Roman" w:cs="Times New Roman"/>
              </w:rPr>
            </w:pPr>
            <w:r>
              <w:rPr>
                <w:rFonts w:ascii="Times New Roman" w:hAnsi="Times New Roman" w:cs="Times New Roman"/>
              </w:rPr>
              <w:t>Model fit</w:t>
            </w:r>
          </w:p>
        </w:tc>
        <w:tc>
          <w:tcPr>
            <w:tcW w:w="0" w:type="auto"/>
            <w:tcBorders>
              <w:top w:val="single" w:sz="4" w:space="0" w:color="auto"/>
            </w:tcBorders>
          </w:tcPr>
          <w:p w14:paraId="2518B73E" w14:textId="77777777" w:rsidR="00113C9C" w:rsidRPr="00A53D54" w:rsidRDefault="00113C9C" w:rsidP="00113C9C">
            <w:pPr>
              <w:spacing w:after="0"/>
              <w:ind w:firstLine="0"/>
              <w:rPr>
                <w:rFonts w:ascii="Times New Roman" w:hAnsi="Times New Roman" w:cs="Times New Roman"/>
              </w:rPr>
            </w:pPr>
          </w:p>
        </w:tc>
        <w:tc>
          <w:tcPr>
            <w:tcW w:w="2394" w:type="dxa"/>
            <w:gridSpan w:val="3"/>
            <w:tcBorders>
              <w:top w:val="single" w:sz="4" w:space="0" w:color="auto"/>
              <w:bottom w:val="single" w:sz="4" w:space="0" w:color="auto"/>
            </w:tcBorders>
            <w:vAlign w:val="center"/>
          </w:tcPr>
          <w:p w14:paraId="06FDAC81" w14:textId="64DA4868" w:rsidR="00113C9C" w:rsidRPr="00A53D54" w:rsidRDefault="00113C9C" w:rsidP="00113C9C">
            <w:pPr>
              <w:spacing w:after="0"/>
              <w:ind w:firstLine="0"/>
              <w:rPr>
                <w:rFonts w:ascii="Times New Roman" w:hAnsi="Times New Roman" w:cs="Times New Roman"/>
              </w:rPr>
            </w:pPr>
            <w:proofErr w:type="spellStart"/>
            <w:r w:rsidRPr="00A53D54">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p>
        </w:tc>
      </w:tr>
      <w:tr w:rsidR="00113C9C" w:rsidRPr="00A53D54" w14:paraId="57667DA4" w14:textId="77777777" w:rsidTr="00660ABD">
        <w:trPr>
          <w:trHeight w:val="360"/>
        </w:trPr>
        <w:tc>
          <w:tcPr>
            <w:tcW w:w="0" w:type="auto"/>
            <w:tcBorders>
              <w:bottom w:val="single" w:sz="0" w:space="0" w:color="auto"/>
            </w:tcBorders>
            <w:vAlign w:val="center"/>
          </w:tcPr>
          <w:p w14:paraId="21EB456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276" w:type="dxa"/>
            <w:tcBorders>
              <w:top w:val="single" w:sz="4" w:space="0" w:color="auto"/>
              <w:bottom w:val="single" w:sz="0" w:space="0" w:color="auto"/>
            </w:tcBorders>
            <w:vAlign w:val="center"/>
          </w:tcPr>
          <w:p w14:paraId="59D2FE0D" w14:textId="77777777" w:rsidR="00113C9C" w:rsidRPr="00A53D54" w:rsidRDefault="00D2073D"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m:oMathPara>
          </w:p>
        </w:tc>
        <w:tc>
          <w:tcPr>
            <w:tcW w:w="1276" w:type="dxa"/>
            <w:tcBorders>
              <w:top w:val="single" w:sz="4" w:space="0" w:color="auto"/>
              <w:bottom w:val="single" w:sz="0" w:space="0" w:color="auto"/>
            </w:tcBorders>
            <w:vAlign w:val="center"/>
          </w:tcPr>
          <w:p w14:paraId="0E690CF2" w14:textId="77777777" w:rsidR="00113C9C" w:rsidRPr="00A53D54" w:rsidRDefault="00D2073D"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m:oMathPara>
          </w:p>
        </w:tc>
        <w:tc>
          <w:tcPr>
            <w:tcW w:w="1276" w:type="dxa"/>
            <w:tcBorders>
              <w:top w:val="single" w:sz="4" w:space="0" w:color="auto"/>
              <w:bottom w:val="single" w:sz="0" w:space="0" w:color="auto"/>
            </w:tcBorders>
            <w:vAlign w:val="center"/>
          </w:tcPr>
          <w:p w14:paraId="6F2259AE" w14:textId="77777777" w:rsidR="00113C9C" w:rsidRPr="00A53D54" w:rsidRDefault="00D2073D"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m:oMathPara>
          </w:p>
        </w:tc>
        <w:tc>
          <w:tcPr>
            <w:tcW w:w="1276" w:type="dxa"/>
            <w:tcBorders>
              <w:top w:val="single" w:sz="4" w:space="0" w:color="auto"/>
              <w:bottom w:val="single" w:sz="0" w:space="0" w:color="auto"/>
            </w:tcBorders>
            <w:vAlign w:val="center"/>
          </w:tcPr>
          <w:p w14:paraId="13D76A24" w14:textId="77777777" w:rsidR="00113C9C" w:rsidRPr="00A53D54" w:rsidRDefault="00D2073D"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m:oMathPara>
          </w:p>
        </w:tc>
        <w:tc>
          <w:tcPr>
            <w:tcW w:w="0" w:type="auto"/>
            <w:tcBorders>
              <w:bottom w:val="single" w:sz="0" w:space="0" w:color="auto"/>
            </w:tcBorders>
          </w:tcPr>
          <w:p w14:paraId="779C5DB6" w14:textId="77777777" w:rsidR="00113C9C" w:rsidRPr="00A53D54" w:rsidRDefault="00113C9C" w:rsidP="00113C9C">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4A0F995B" w14:textId="76DC2C4C"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top w:val="single" w:sz="4" w:space="0" w:color="auto"/>
              <w:bottom w:val="single" w:sz="0" w:space="0" w:color="auto"/>
            </w:tcBorders>
            <w:vAlign w:val="center"/>
          </w:tcPr>
          <w:p w14:paraId="537B0D53"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32BB1E1E" w14:textId="77777777" w:rsidR="00113C9C" w:rsidRPr="00A53D54" w:rsidRDefault="00113C9C" w:rsidP="00113C9C">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tcPr>
          <w:p w14:paraId="20C78993" w14:textId="77777777" w:rsidR="00113C9C" w:rsidRPr="00A53D54" w:rsidRDefault="00113C9C" w:rsidP="00113C9C">
            <w:pPr>
              <w:spacing w:after="0"/>
              <w:ind w:firstLine="0"/>
              <w:jc w:val="center"/>
              <w:rPr>
                <w:rFonts w:ascii="Times New Roman" w:eastAsia="DengXian" w:hAnsi="Times New Roman" w:cs="Times New Roman"/>
              </w:rPr>
            </w:pPr>
          </w:p>
        </w:tc>
        <w:tc>
          <w:tcPr>
            <w:tcW w:w="798" w:type="dxa"/>
            <w:tcBorders>
              <w:top w:val="single" w:sz="4" w:space="0" w:color="auto"/>
              <w:bottom w:val="single" w:sz="0" w:space="0" w:color="auto"/>
            </w:tcBorders>
            <w:vAlign w:val="center"/>
          </w:tcPr>
          <w:p w14:paraId="4F7F2D21" w14:textId="403A89DC" w:rsidR="00113C9C" w:rsidRPr="00A53D54" w:rsidRDefault="00D2073D"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798" w:type="dxa"/>
            <w:tcBorders>
              <w:top w:val="single" w:sz="4" w:space="0" w:color="auto"/>
              <w:bottom w:val="single" w:sz="0" w:space="0" w:color="auto"/>
            </w:tcBorders>
            <w:vAlign w:val="center"/>
          </w:tcPr>
          <w:p w14:paraId="5CF328B9" w14:textId="4E1AA26B" w:rsidR="00113C9C" w:rsidRPr="00A53D54" w:rsidRDefault="00D2073D"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798" w:type="dxa"/>
            <w:tcBorders>
              <w:top w:val="single" w:sz="4" w:space="0" w:color="auto"/>
              <w:bottom w:val="single" w:sz="0" w:space="0" w:color="auto"/>
            </w:tcBorders>
            <w:vAlign w:val="center"/>
          </w:tcPr>
          <w:p w14:paraId="776E23F6" w14:textId="7CE3F4F7" w:rsidR="00113C9C" w:rsidRPr="00A53D54" w:rsidRDefault="00D2073D"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113C9C" w:rsidRPr="00A53D54" w14:paraId="140D0130" w14:textId="77777777" w:rsidTr="00660ABD">
        <w:trPr>
          <w:trHeight w:val="504"/>
        </w:trPr>
        <w:tc>
          <w:tcPr>
            <w:tcW w:w="0" w:type="auto"/>
            <w:vAlign w:val="center"/>
          </w:tcPr>
          <w:p w14:paraId="11EEDE5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NAA-1</w:t>
            </w:r>
          </w:p>
        </w:tc>
        <w:tc>
          <w:tcPr>
            <w:tcW w:w="1276" w:type="dxa"/>
            <w:vAlign w:val="center"/>
          </w:tcPr>
          <w:p w14:paraId="13D54AD6"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1.18 (0.13)</w:t>
            </w:r>
          </w:p>
        </w:tc>
        <w:tc>
          <w:tcPr>
            <w:tcW w:w="1276" w:type="dxa"/>
            <w:vAlign w:val="center"/>
          </w:tcPr>
          <w:p w14:paraId="78A4BE4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6325392E"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260F965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2ED7A232"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3F067DE3" w14:textId="44C403E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0" w:type="auto"/>
            <w:vAlign w:val="center"/>
          </w:tcPr>
          <w:p w14:paraId="77184CD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-1712.0</w:t>
            </w:r>
          </w:p>
        </w:tc>
        <w:tc>
          <w:tcPr>
            <w:tcW w:w="0" w:type="auto"/>
            <w:vAlign w:val="center"/>
          </w:tcPr>
          <w:p w14:paraId="7A49036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221.6</w:t>
            </w:r>
          </w:p>
        </w:tc>
        <w:tc>
          <w:tcPr>
            <w:tcW w:w="0" w:type="auto"/>
          </w:tcPr>
          <w:p w14:paraId="66EC1638"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5E15BB06" w14:textId="21F59F46"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5.8</w:t>
            </w:r>
            <w:r>
              <w:rPr>
                <w:rFonts w:ascii="Times New Roman" w:hAnsi="Times New Roman" w:cs="Times New Roman"/>
              </w:rPr>
              <w:t>6</w:t>
            </w:r>
          </w:p>
        </w:tc>
        <w:tc>
          <w:tcPr>
            <w:tcW w:w="798" w:type="dxa"/>
            <w:vAlign w:val="center"/>
          </w:tcPr>
          <w:p w14:paraId="02B4BF35" w14:textId="01DF1CE4"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798" w:type="dxa"/>
            <w:vAlign w:val="center"/>
          </w:tcPr>
          <w:p w14:paraId="6B18088D" w14:textId="29734E8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113C9C" w:rsidRPr="00A53D54" w14:paraId="16E652DF" w14:textId="77777777" w:rsidTr="00660ABD">
        <w:trPr>
          <w:trHeight w:val="504"/>
        </w:trPr>
        <w:tc>
          <w:tcPr>
            <w:tcW w:w="0" w:type="auto"/>
            <w:vAlign w:val="center"/>
          </w:tcPr>
          <w:p w14:paraId="51F3517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NAA-2</w:t>
            </w:r>
          </w:p>
        </w:tc>
        <w:tc>
          <w:tcPr>
            <w:tcW w:w="1276" w:type="dxa"/>
            <w:vAlign w:val="center"/>
          </w:tcPr>
          <w:p w14:paraId="7E8A64C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0.66 (0.08)</w:t>
            </w:r>
          </w:p>
        </w:tc>
        <w:tc>
          <w:tcPr>
            <w:tcW w:w="1276" w:type="dxa"/>
            <w:vAlign w:val="center"/>
          </w:tcPr>
          <w:p w14:paraId="1E4918D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754B7F6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0.92 (0.05)</w:t>
            </w:r>
          </w:p>
        </w:tc>
        <w:tc>
          <w:tcPr>
            <w:tcW w:w="1276" w:type="dxa"/>
            <w:vAlign w:val="center"/>
          </w:tcPr>
          <w:p w14:paraId="6C64215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4B866346"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58609911" w14:textId="21761EC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-957.164</w:t>
            </w:r>
          </w:p>
        </w:tc>
        <w:tc>
          <w:tcPr>
            <w:tcW w:w="0" w:type="auto"/>
            <w:vAlign w:val="center"/>
          </w:tcPr>
          <w:p w14:paraId="0CDD0881"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-1756.3</w:t>
            </w:r>
          </w:p>
        </w:tc>
        <w:tc>
          <w:tcPr>
            <w:tcW w:w="0" w:type="auto"/>
            <w:vAlign w:val="center"/>
          </w:tcPr>
          <w:p w14:paraId="169C02D9"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177.3</w:t>
            </w:r>
          </w:p>
        </w:tc>
        <w:tc>
          <w:tcPr>
            <w:tcW w:w="0" w:type="auto"/>
          </w:tcPr>
          <w:p w14:paraId="243AC7F5"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7A260B55" w14:textId="0A1D61BA"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4.5</w:t>
            </w:r>
            <w:r>
              <w:rPr>
                <w:rFonts w:ascii="Times New Roman" w:hAnsi="Times New Roman" w:cs="Times New Roman"/>
              </w:rPr>
              <w:t>6</w:t>
            </w:r>
          </w:p>
        </w:tc>
        <w:tc>
          <w:tcPr>
            <w:tcW w:w="798" w:type="dxa"/>
            <w:vAlign w:val="center"/>
          </w:tcPr>
          <w:p w14:paraId="208DA72E" w14:textId="671E1A2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0.90</w:t>
            </w:r>
          </w:p>
        </w:tc>
        <w:tc>
          <w:tcPr>
            <w:tcW w:w="798" w:type="dxa"/>
            <w:vAlign w:val="center"/>
          </w:tcPr>
          <w:p w14:paraId="75534761" w14:textId="42C6B23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-0.3</w:t>
            </w:r>
            <w:r>
              <w:rPr>
                <w:rFonts w:ascii="Times New Roman" w:hAnsi="Times New Roman" w:cs="Times New Roman"/>
              </w:rPr>
              <w:t>8</w:t>
            </w:r>
          </w:p>
        </w:tc>
      </w:tr>
      <w:tr w:rsidR="00113C9C" w:rsidRPr="00A53D54" w14:paraId="67833C2E" w14:textId="77777777" w:rsidTr="00660ABD">
        <w:trPr>
          <w:trHeight w:val="504"/>
        </w:trPr>
        <w:tc>
          <w:tcPr>
            <w:tcW w:w="0" w:type="auto"/>
            <w:vAlign w:val="center"/>
          </w:tcPr>
          <w:p w14:paraId="1D05E79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NAA-3</w:t>
            </w:r>
          </w:p>
        </w:tc>
        <w:tc>
          <w:tcPr>
            <w:tcW w:w="1276" w:type="dxa"/>
            <w:vAlign w:val="center"/>
          </w:tcPr>
          <w:p w14:paraId="069256A3"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1.01 (0.12)</w:t>
            </w:r>
          </w:p>
        </w:tc>
        <w:tc>
          <w:tcPr>
            <w:tcW w:w="1276" w:type="dxa"/>
            <w:vAlign w:val="center"/>
          </w:tcPr>
          <w:p w14:paraId="3712695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0.58 (0.05)</w:t>
            </w:r>
          </w:p>
        </w:tc>
        <w:tc>
          <w:tcPr>
            <w:tcW w:w="1276" w:type="dxa"/>
            <w:vAlign w:val="center"/>
          </w:tcPr>
          <w:p w14:paraId="585FAB9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69474F5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47C37982"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6FBAD9D9" w14:textId="7D9B3EC1"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-1027.684</w:t>
            </w:r>
          </w:p>
        </w:tc>
        <w:tc>
          <w:tcPr>
            <w:tcW w:w="0" w:type="auto"/>
            <w:vAlign w:val="center"/>
          </w:tcPr>
          <w:p w14:paraId="6E444A99"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-1897.4</w:t>
            </w:r>
          </w:p>
        </w:tc>
        <w:tc>
          <w:tcPr>
            <w:tcW w:w="0" w:type="auto"/>
            <w:vAlign w:val="center"/>
          </w:tcPr>
          <w:p w14:paraId="4CEEB7A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36.2</w:t>
            </w:r>
          </w:p>
        </w:tc>
        <w:tc>
          <w:tcPr>
            <w:tcW w:w="0" w:type="auto"/>
          </w:tcPr>
          <w:p w14:paraId="22DA161B"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7D088D68" w14:textId="7E15BBFF"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0.97</w:t>
            </w:r>
          </w:p>
        </w:tc>
        <w:tc>
          <w:tcPr>
            <w:tcW w:w="798" w:type="dxa"/>
            <w:vAlign w:val="center"/>
          </w:tcPr>
          <w:p w14:paraId="4C25C5C4" w14:textId="4E78D689"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0.2</w:t>
            </w:r>
            <w:r>
              <w:rPr>
                <w:rFonts w:ascii="Times New Roman" w:hAnsi="Times New Roman" w:cs="Times New Roman"/>
              </w:rPr>
              <w:t>7</w:t>
            </w:r>
          </w:p>
        </w:tc>
        <w:tc>
          <w:tcPr>
            <w:tcW w:w="798" w:type="dxa"/>
            <w:vAlign w:val="center"/>
          </w:tcPr>
          <w:p w14:paraId="6020DB20" w14:textId="5EEBFEC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r>
      <w:tr w:rsidR="00113C9C" w:rsidRPr="00A53D54" w14:paraId="26D49222" w14:textId="77777777" w:rsidTr="00660ABD">
        <w:trPr>
          <w:trHeight w:val="504"/>
        </w:trPr>
        <w:tc>
          <w:tcPr>
            <w:tcW w:w="0" w:type="auto"/>
            <w:vAlign w:val="center"/>
          </w:tcPr>
          <w:p w14:paraId="30A89D9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NAA-4</w:t>
            </w:r>
          </w:p>
        </w:tc>
        <w:tc>
          <w:tcPr>
            <w:tcW w:w="1276" w:type="dxa"/>
            <w:vAlign w:val="center"/>
          </w:tcPr>
          <w:p w14:paraId="4FB2340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0.86 (0.12)</w:t>
            </w:r>
          </w:p>
        </w:tc>
        <w:tc>
          <w:tcPr>
            <w:tcW w:w="1276" w:type="dxa"/>
            <w:vAlign w:val="center"/>
          </w:tcPr>
          <w:p w14:paraId="02837ED0"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0.53 (0.05)</w:t>
            </w:r>
          </w:p>
        </w:tc>
        <w:tc>
          <w:tcPr>
            <w:tcW w:w="1276" w:type="dxa"/>
            <w:vAlign w:val="center"/>
          </w:tcPr>
          <w:p w14:paraId="09A4ABD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0D61D68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0.46 (0.10)</w:t>
            </w:r>
          </w:p>
        </w:tc>
        <w:tc>
          <w:tcPr>
            <w:tcW w:w="0" w:type="auto"/>
          </w:tcPr>
          <w:p w14:paraId="3388B0D9"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7D703EC4" w14:textId="311952C2"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-1036.859</w:t>
            </w:r>
          </w:p>
        </w:tc>
        <w:tc>
          <w:tcPr>
            <w:tcW w:w="0" w:type="auto"/>
            <w:vAlign w:val="center"/>
          </w:tcPr>
          <w:p w14:paraId="5624E39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-1913.7</w:t>
            </w:r>
          </w:p>
        </w:tc>
        <w:tc>
          <w:tcPr>
            <w:tcW w:w="0" w:type="auto"/>
            <w:vAlign w:val="center"/>
          </w:tcPr>
          <w:p w14:paraId="603B2BB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19.9</w:t>
            </w:r>
          </w:p>
        </w:tc>
        <w:tc>
          <w:tcPr>
            <w:tcW w:w="0" w:type="auto"/>
          </w:tcPr>
          <w:p w14:paraId="39B50084"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5909A103" w14:textId="238ED603"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0.55</w:t>
            </w:r>
          </w:p>
        </w:tc>
        <w:tc>
          <w:tcPr>
            <w:tcW w:w="798" w:type="dxa"/>
            <w:vAlign w:val="center"/>
          </w:tcPr>
          <w:p w14:paraId="6172E87F" w14:textId="7573FD15"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0.12</w:t>
            </w:r>
          </w:p>
        </w:tc>
        <w:tc>
          <w:tcPr>
            <w:tcW w:w="798" w:type="dxa"/>
            <w:vAlign w:val="center"/>
          </w:tcPr>
          <w:p w14:paraId="104E4C5F" w14:textId="012732F5"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6</w:t>
            </w:r>
          </w:p>
        </w:tc>
      </w:tr>
      <w:tr w:rsidR="00113C9C" w:rsidRPr="00A53D54" w14:paraId="02B6510E" w14:textId="77777777" w:rsidTr="002A322C">
        <w:trPr>
          <w:trHeight w:val="504"/>
        </w:trPr>
        <w:tc>
          <w:tcPr>
            <w:tcW w:w="0" w:type="auto"/>
            <w:vAlign w:val="center"/>
          </w:tcPr>
          <w:p w14:paraId="43F6EFFA"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NAA-5</w:t>
            </w:r>
          </w:p>
        </w:tc>
        <w:tc>
          <w:tcPr>
            <w:tcW w:w="1276" w:type="dxa"/>
            <w:vAlign w:val="center"/>
          </w:tcPr>
          <w:p w14:paraId="73612A8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0.76 (0.11)</w:t>
            </w:r>
          </w:p>
        </w:tc>
        <w:tc>
          <w:tcPr>
            <w:tcW w:w="1276" w:type="dxa"/>
            <w:vAlign w:val="center"/>
          </w:tcPr>
          <w:p w14:paraId="71AA502A"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0.48 (0.05)</w:t>
            </w:r>
          </w:p>
        </w:tc>
        <w:tc>
          <w:tcPr>
            <w:tcW w:w="1276" w:type="dxa"/>
            <w:vAlign w:val="center"/>
          </w:tcPr>
          <w:p w14:paraId="2DD25FA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0.60 (0.09)</w:t>
            </w:r>
          </w:p>
        </w:tc>
        <w:tc>
          <w:tcPr>
            <w:tcW w:w="1276" w:type="dxa"/>
            <w:vAlign w:val="center"/>
          </w:tcPr>
          <w:p w14:paraId="7AAC885E"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64204D74"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47F88445" w14:textId="1DF53C8A"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-1044.252</w:t>
            </w:r>
          </w:p>
        </w:tc>
        <w:tc>
          <w:tcPr>
            <w:tcW w:w="0" w:type="auto"/>
            <w:vAlign w:val="center"/>
          </w:tcPr>
          <w:p w14:paraId="23F72A4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-1928.5</w:t>
            </w:r>
          </w:p>
        </w:tc>
        <w:tc>
          <w:tcPr>
            <w:tcW w:w="0" w:type="auto"/>
            <w:vAlign w:val="center"/>
          </w:tcPr>
          <w:p w14:paraId="5C1EA0A4"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5.1</w:t>
            </w:r>
          </w:p>
        </w:tc>
        <w:tc>
          <w:tcPr>
            <w:tcW w:w="0" w:type="auto"/>
          </w:tcPr>
          <w:p w14:paraId="3B6258F1"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1E059729" w14:textId="6FE1901B"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w:t>
            </w:r>
            <w:r>
              <w:rPr>
                <w:rFonts w:ascii="Times New Roman" w:hAnsi="Times New Roman" w:cs="Times New Roman"/>
              </w:rPr>
              <w:t>3</w:t>
            </w:r>
          </w:p>
        </w:tc>
        <w:tc>
          <w:tcPr>
            <w:tcW w:w="798" w:type="dxa"/>
            <w:vAlign w:val="center"/>
          </w:tcPr>
          <w:p w14:paraId="5784C2BB" w14:textId="2111830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0.14</w:t>
            </w:r>
          </w:p>
        </w:tc>
        <w:tc>
          <w:tcPr>
            <w:tcW w:w="798" w:type="dxa"/>
            <w:vAlign w:val="center"/>
          </w:tcPr>
          <w:p w14:paraId="1B2F5AAD" w14:textId="106CA85C"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8</w:t>
            </w:r>
          </w:p>
        </w:tc>
      </w:tr>
      <w:tr w:rsidR="00113C9C" w:rsidRPr="00A53D54" w14:paraId="6D4A9CF0" w14:textId="77777777" w:rsidTr="002A322C">
        <w:trPr>
          <w:trHeight w:val="504"/>
        </w:trPr>
        <w:tc>
          <w:tcPr>
            <w:tcW w:w="0" w:type="auto"/>
            <w:tcBorders>
              <w:bottom w:val="single" w:sz="4" w:space="0" w:color="auto"/>
            </w:tcBorders>
            <w:vAlign w:val="center"/>
          </w:tcPr>
          <w:p w14:paraId="27502E06" w14:textId="77777777" w:rsidR="00113C9C" w:rsidRPr="00A53D54" w:rsidRDefault="00113C9C" w:rsidP="00113C9C">
            <w:pPr>
              <w:spacing w:after="0"/>
              <w:ind w:firstLine="0"/>
              <w:jc w:val="center"/>
              <w:rPr>
                <w:rFonts w:ascii="Times New Roman" w:hAnsi="Times New Roman" w:cs="Times New Roman"/>
              </w:rPr>
            </w:pPr>
            <w:bookmarkStart w:id="80" w:name="_Hlk47096343"/>
            <w:r w:rsidRPr="00A53D54">
              <w:rPr>
                <w:rFonts w:ascii="Times New Roman" w:hAnsi="Times New Roman" w:cs="Times New Roman"/>
              </w:rPr>
              <w:t>NAA-6</w:t>
            </w:r>
          </w:p>
        </w:tc>
        <w:tc>
          <w:tcPr>
            <w:tcW w:w="1276" w:type="dxa"/>
            <w:tcBorders>
              <w:bottom w:val="single" w:sz="4" w:space="0" w:color="auto"/>
            </w:tcBorders>
            <w:vAlign w:val="center"/>
          </w:tcPr>
          <w:p w14:paraId="4A026EE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0.72 (0.10)</w:t>
            </w:r>
          </w:p>
        </w:tc>
        <w:tc>
          <w:tcPr>
            <w:tcW w:w="1276" w:type="dxa"/>
            <w:tcBorders>
              <w:bottom w:val="single" w:sz="4" w:space="0" w:color="auto"/>
            </w:tcBorders>
            <w:vAlign w:val="center"/>
          </w:tcPr>
          <w:p w14:paraId="5A6572C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0.47 (0.05)</w:t>
            </w:r>
          </w:p>
        </w:tc>
        <w:tc>
          <w:tcPr>
            <w:tcW w:w="1276" w:type="dxa"/>
            <w:tcBorders>
              <w:bottom w:val="single" w:sz="4" w:space="0" w:color="auto"/>
            </w:tcBorders>
            <w:vAlign w:val="center"/>
          </w:tcPr>
          <w:p w14:paraId="00F1147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0.52 (0.10)</w:t>
            </w:r>
          </w:p>
        </w:tc>
        <w:tc>
          <w:tcPr>
            <w:tcW w:w="1276" w:type="dxa"/>
            <w:tcBorders>
              <w:bottom w:val="single" w:sz="4" w:space="0" w:color="auto"/>
            </w:tcBorders>
            <w:vAlign w:val="center"/>
          </w:tcPr>
          <w:p w14:paraId="3BABAAD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0.34 (0.12)</w:t>
            </w:r>
          </w:p>
        </w:tc>
        <w:tc>
          <w:tcPr>
            <w:tcW w:w="0" w:type="auto"/>
            <w:tcBorders>
              <w:bottom w:val="single" w:sz="4" w:space="0" w:color="auto"/>
            </w:tcBorders>
          </w:tcPr>
          <w:p w14:paraId="5B0E53E4" w14:textId="77777777" w:rsidR="00113C9C" w:rsidRPr="00A53D54" w:rsidRDefault="00113C9C" w:rsidP="00113C9C">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3C6EDFA" w14:textId="46483461"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-1047.803</w:t>
            </w:r>
          </w:p>
        </w:tc>
        <w:tc>
          <w:tcPr>
            <w:tcW w:w="0" w:type="auto"/>
            <w:tcBorders>
              <w:bottom w:val="single" w:sz="4" w:space="0" w:color="auto"/>
            </w:tcBorders>
            <w:vAlign w:val="center"/>
          </w:tcPr>
          <w:p w14:paraId="41A4614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-1933.6</w:t>
            </w:r>
          </w:p>
        </w:tc>
        <w:tc>
          <w:tcPr>
            <w:tcW w:w="0" w:type="auto"/>
            <w:tcBorders>
              <w:bottom w:val="single" w:sz="4" w:space="0" w:color="auto"/>
            </w:tcBorders>
            <w:vAlign w:val="center"/>
          </w:tcPr>
          <w:p w14:paraId="5A34588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tcBorders>
              <w:bottom w:val="single" w:sz="4" w:space="0" w:color="auto"/>
            </w:tcBorders>
          </w:tcPr>
          <w:p w14:paraId="1FF8CC75" w14:textId="77777777" w:rsidR="00113C9C" w:rsidRPr="00A53D54" w:rsidRDefault="00113C9C" w:rsidP="00113C9C">
            <w:pPr>
              <w:spacing w:after="0"/>
              <w:ind w:firstLine="0"/>
              <w:jc w:val="center"/>
              <w:rPr>
                <w:rFonts w:ascii="Times New Roman" w:hAnsi="Times New Roman" w:cs="Times New Roman"/>
              </w:rPr>
            </w:pPr>
          </w:p>
        </w:tc>
        <w:tc>
          <w:tcPr>
            <w:tcW w:w="798" w:type="dxa"/>
            <w:tcBorders>
              <w:bottom w:val="single" w:sz="4" w:space="0" w:color="auto"/>
            </w:tcBorders>
            <w:vAlign w:val="center"/>
          </w:tcPr>
          <w:p w14:paraId="2535F3D0" w14:textId="46FAD63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0.56</w:t>
            </w:r>
          </w:p>
        </w:tc>
        <w:tc>
          <w:tcPr>
            <w:tcW w:w="798" w:type="dxa"/>
            <w:tcBorders>
              <w:bottom w:val="single" w:sz="4" w:space="0" w:color="auto"/>
            </w:tcBorders>
            <w:vAlign w:val="center"/>
          </w:tcPr>
          <w:p w14:paraId="21D73D31" w14:textId="6412A09F"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0.09</w:t>
            </w:r>
          </w:p>
        </w:tc>
        <w:tc>
          <w:tcPr>
            <w:tcW w:w="798" w:type="dxa"/>
            <w:tcBorders>
              <w:bottom w:val="single" w:sz="4" w:space="0" w:color="auto"/>
            </w:tcBorders>
            <w:vAlign w:val="center"/>
          </w:tcPr>
          <w:p w14:paraId="59535757" w14:textId="5865D38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-0.03</w:t>
            </w:r>
          </w:p>
        </w:tc>
      </w:tr>
    </w:tbl>
    <w:p w14:paraId="15C54C68" w14:textId="5F56FEA1" w:rsidR="00A53D54" w:rsidRDefault="00A53D54">
      <w:pPr>
        <w:ind w:firstLine="0"/>
        <w:rPr>
          <w:rFonts w:ascii="Times New Roman" w:hAnsi="Times New Roman" w:cs="Times New Roman"/>
        </w:rPr>
      </w:pPr>
      <w:bookmarkStart w:id="81" w:name="table-2.-m-only-models-where-only-m-is-a"/>
      <w:bookmarkEnd w:id="80"/>
      <w:r>
        <w:rPr>
          <w:rFonts w:ascii="Times New Roman" w:hAnsi="Times New Roman" w:cs="Times New Roman"/>
        </w:rPr>
        <w:br w:type="page"/>
      </w:r>
    </w:p>
    <w:p w14:paraId="0F6D355F" w14:textId="77777777" w:rsidR="00A53D54" w:rsidRDefault="00A53D54" w:rsidP="00A53D54">
      <w:pPr>
        <w:ind w:firstLine="0"/>
        <w:rPr>
          <w:rFonts w:ascii="Times New Roman" w:hAnsi="Times New Roman" w:cs="Times New Roman"/>
        </w:rPr>
        <w:sectPr w:rsidR="00A53D54" w:rsidSect="00A53D54">
          <w:pgSz w:w="15840" w:h="12240" w:orient="landscape"/>
          <w:pgMar w:top="1440" w:right="1440" w:bottom="1440" w:left="1440" w:header="720" w:footer="720" w:gutter="0"/>
          <w:lnNumType w:countBy="1" w:restart="continuous"/>
          <w:cols w:space="720"/>
          <w:docGrid w:linePitch="360"/>
        </w:sectPr>
      </w:pPr>
    </w:p>
    <w:p w14:paraId="79B72638" w14:textId="6495679C"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4</w:t>
      </w:r>
      <w:r w:rsidRPr="00A53D54">
        <w:rPr>
          <w:rFonts w:ascii="Times New Roman" w:hAnsi="Times New Roman" w:cs="Times New Roman"/>
        </w:rPr>
        <w:t xml:space="preserve">. </w:t>
      </w:r>
      <w:r w:rsidR="00660ABD">
        <w:rPr>
          <w:rFonts w:ascii="Times New Roman" w:hAnsi="Times New Roman" w:cs="Times New Roman"/>
        </w:rPr>
        <w:t>Model results where only</w:t>
      </w:r>
      <w:r w:rsidR="00C958E4">
        <w:rPr>
          <w:rFonts w:ascii="Times New Roman" w:hAnsi="Times New Roman" w:cs="Times New Roman"/>
        </w:rPr>
        <w:t xml:space="preserve"> recruitment and </w:t>
      </w:r>
      <w:r w:rsidR="00660ABD">
        <w:rPr>
          <w:rFonts w:ascii="Times New Roman" w:hAnsi="Times New Roman" w:cs="Times New Roman"/>
        </w:rPr>
        <w:t>natural mortality (</w:t>
      </w:r>
      <w:r w:rsidR="006919C1">
        <w:rPr>
          <w:rFonts w:ascii="Times New Roman" w:hAnsi="Times New Roman" w:cs="Times New Roman"/>
          <w:i/>
          <w:iCs/>
        </w:rPr>
        <w:t>M</w:t>
      </w:r>
      <w:r w:rsidR="00660ABD">
        <w:rPr>
          <w:rFonts w:ascii="Times New Roman" w:hAnsi="Times New Roman" w:cs="Times New Roman"/>
        </w:rPr>
        <w:t xml:space="preserve">) </w:t>
      </w:r>
      <w:r w:rsidR="00C958E4">
        <w:rPr>
          <w:rFonts w:ascii="Times New Roman" w:hAnsi="Times New Roman" w:cs="Times New Roman"/>
        </w:rPr>
        <w:t>were estimated as</w:t>
      </w:r>
      <w:r w:rsidR="00660ABD">
        <w:rPr>
          <w:rFonts w:ascii="Times New Roman" w:hAnsi="Times New Roman" w:cs="Times New Roman"/>
        </w:rPr>
        <w:t xml:space="preserve"> random effects. </w:t>
      </w:r>
      <w:r w:rsidR="00C958E4">
        <w:rPr>
          <w:rFonts w:ascii="Times New Roman" w:hAnsi="Times New Roman" w:cs="Times New Roman"/>
        </w:rPr>
        <w:t>M-10</w:t>
      </w:r>
      <w:r w:rsidR="00660ABD">
        <w:rPr>
          <w:rFonts w:ascii="Times New Roman" w:hAnsi="Times New Roman" w:cs="Times New Roman"/>
        </w:rPr>
        <w:t xml:space="preserve">, </w:t>
      </w:r>
      <w:r w:rsidR="00C958E4">
        <w:rPr>
          <w:rFonts w:ascii="Times New Roman" w:hAnsi="Times New Roman" w:cs="Times New Roman"/>
        </w:rPr>
        <w:t xml:space="preserve">which estimated mean </w:t>
      </w:r>
      <w:r w:rsidR="006919C1">
        <w:rPr>
          <w:rFonts w:ascii="Times New Roman" w:hAnsi="Times New Roman" w:cs="Times New Roman"/>
          <w:i/>
          <w:iCs/>
        </w:rPr>
        <w:t>M</w:t>
      </w:r>
      <w:r w:rsidR="00C958E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w:r w:rsidR="00C958E4">
        <w:rPr>
          <w:rFonts w:ascii="Times New Roman" w:hAnsi="Times New Roman" w:cs="Times New Roman"/>
        </w:rPr>
        <w:t xml:space="preserve">, </w:t>
      </w:r>
      <w:r w:rsidR="002A322C">
        <w:rPr>
          <w:rFonts w:ascii="Times New Roman" w:hAnsi="Times New Roman" w:cs="Times New Roman"/>
        </w:rPr>
        <w:t xml:space="preserve">as well as 2D AR1 random effects on </w:t>
      </w:r>
      <w:r w:rsidR="006919C1">
        <w:rPr>
          <w:rFonts w:ascii="Times New Roman" w:hAnsi="Times New Roman" w:cs="Times New Roman"/>
          <w:i/>
          <w:iCs/>
        </w:rPr>
        <w:t>M</w:t>
      </w:r>
      <w:r w:rsidR="002A322C">
        <w:rPr>
          <w:rFonts w:ascii="Times New Roman" w:hAnsi="Times New Roman" w:cs="Times New Roman"/>
        </w:rPr>
        <w:t xml:space="preserve">, </w:t>
      </w:r>
      <w:r w:rsidR="00660ABD">
        <w:rPr>
          <w:rFonts w:ascii="Times New Roman" w:hAnsi="Times New Roman" w:cs="Times New Roman"/>
        </w:rPr>
        <w:t xml:space="preserve">had the lowest AIC </w:t>
      </w:r>
      <w:r w:rsidR="002A322C">
        <w:rPr>
          <w:rFonts w:ascii="Times New Roman" w:hAnsi="Times New Roman" w:cs="Times New Roman"/>
        </w:rPr>
        <w:t xml:space="preserve">but not </w:t>
      </w:r>
      <w:proofErr w:type="spellStart"/>
      <w:r w:rsidR="00660ABD">
        <w:rPr>
          <w:rFonts w:ascii="Times New Roman" w:hAnsi="Times New Roman" w:cs="Times New Roman"/>
        </w:rPr>
        <w:t>Mohn’s</w:t>
      </w:r>
      <w:proofErr w:type="spellEnd"/>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w:t>
      </w:r>
      <w:r w:rsidR="002A322C">
        <w:rPr>
          <w:rFonts w:ascii="Times New Roman" w:hAnsi="Times New Roman" w:cs="Times New Roman"/>
        </w:rPr>
        <w:t xml:space="preserve">M-5 and M-7 had lower </w:t>
      </w:r>
      <w:proofErr w:type="spellStart"/>
      <w:r w:rsidR="002A322C">
        <w:rPr>
          <w:rFonts w:ascii="Times New Roman" w:hAnsi="Times New Roman" w:cs="Times New Roman"/>
        </w:rPr>
        <w:t>Mohn’s</w:t>
      </w:r>
      <w:proofErr w:type="spellEnd"/>
      <w:r w:rsidR="002A322C" w:rsidRPr="00A53D54">
        <w:rPr>
          <w:rFonts w:ascii="Times New Roman" w:hAnsi="Times New Roman" w:cs="Times New Roman"/>
        </w:rPr>
        <w:t xml:space="preserve"> </w:t>
      </w:r>
      <m:oMath>
        <m:r>
          <w:rPr>
            <w:rFonts w:ascii="Cambria Math" w:hAnsi="Cambria Math" w:cs="Times New Roman"/>
          </w:rPr>
          <m:t>ρ</m:t>
        </m:r>
      </m:oMath>
      <w:r w:rsidR="002A322C">
        <w:rPr>
          <w:rFonts w:ascii="Times New Roman" w:hAnsi="Times New Roman" w:cs="Times New Roman"/>
        </w:rPr>
        <w:t xml:space="preserve"> than M-10, but higher AIC. </w:t>
      </w:r>
      <w:r w:rsidR="00C958E4">
        <w:rPr>
          <w:rFonts w:ascii="Times New Roman" w:hAnsi="Times New Roman" w:cs="Times New Roman"/>
        </w:rPr>
        <w:t xml:space="preserve">Numbers-at-age </w:t>
      </w:r>
      <w:r w:rsidR="002A322C">
        <w:rPr>
          <w:rFonts w:ascii="Times New Roman" w:hAnsi="Times New Roman" w:cs="Times New Roman"/>
        </w:rPr>
        <w:t xml:space="preserve">(NAA) </w:t>
      </w:r>
      <w:r w:rsidR="00C958E4">
        <w:rPr>
          <w:rFonts w:ascii="Times New Roman" w:hAnsi="Times New Roman" w:cs="Times New Roman"/>
        </w:rPr>
        <w:t xml:space="preserve">were treated as in model NAA-1. </w:t>
      </w:r>
      <w:bookmarkEnd w:id="81"/>
      <w:r w:rsidR="002A322C">
        <w:rPr>
          <w:rFonts w:ascii="Times New Roman" w:hAnsi="Times New Roman" w:cs="Times New Roman"/>
        </w:rPr>
        <w:t xml:space="preserve">Only </w:t>
      </w:r>
      <w:r w:rsidRPr="00A53D54">
        <w:rPr>
          <w:rFonts w:ascii="Times New Roman" w:hAnsi="Times New Roman" w:cs="Times New Roman"/>
        </w:rPr>
        <w:t xml:space="preserve">estimating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w:r w:rsidRPr="00A53D54">
        <w:rPr>
          <w:rFonts w:ascii="Times New Roman" w:hAnsi="Times New Roman" w:cs="Times New Roman"/>
        </w:rPr>
        <w:t xml:space="preserve">, without any random effects on NAA or </w:t>
      </w:r>
      <w:r w:rsidR="006919C1">
        <w:rPr>
          <w:rFonts w:ascii="Times New Roman" w:hAnsi="Times New Roman" w:cs="Times New Roman"/>
          <w:i/>
          <w:iCs/>
        </w:rPr>
        <w:t>M</w:t>
      </w:r>
      <w:r w:rsidRPr="00A53D54">
        <w:rPr>
          <w:rFonts w:ascii="Times New Roman" w:hAnsi="Times New Roman" w:cs="Times New Roman"/>
        </w:rPr>
        <w:t xml:space="preserve">, </w:t>
      </w:r>
      <w:r w:rsidR="002A322C">
        <w:rPr>
          <w:rFonts w:ascii="Times New Roman" w:hAnsi="Times New Roman" w:cs="Times New Roman"/>
        </w:rPr>
        <w:t xml:space="preserve">substantially </w:t>
      </w:r>
      <w:r w:rsidRPr="00A53D54">
        <w:rPr>
          <w:rFonts w:ascii="Times New Roman" w:hAnsi="Times New Roman" w:cs="Times New Roman"/>
        </w:rPr>
        <w:t>reduce</w:t>
      </w:r>
      <w:r w:rsidR="002A322C">
        <w:rPr>
          <w:rFonts w:ascii="Times New Roman" w:hAnsi="Times New Roman" w:cs="Times New Roman"/>
        </w:rPr>
        <w:t xml:space="preserve">d </w:t>
      </w:r>
      <w:r w:rsidRPr="00A53D54">
        <w:rPr>
          <w:rFonts w:ascii="Times New Roman" w:hAnsi="Times New Roman" w:cs="Times New Roman"/>
        </w:rPr>
        <w:t xml:space="preserve">AIC and </w:t>
      </w:r>
      <w:proofErr w:type="spellStart"/>
      <w:r w:rsidR="002A322C">
        <w:rPr>
          <w:rFonts w:ascii="Times New Roman" w:hAnsi="Times New Roman" w:cs="Times New Roman"/>
        </w:rPr>
        <w:t>Mohn’s</w:t>
      </w:r>
      <w:proofErr w:type="spellEnd"/>
      <w:r w:rsidR="002A322C">
        <w:rPr>
          <w:rFonts w:ascii="Times New Roman" w:hAnsi="Times New Roman" w:cs="Times New Roman"/>
        </w:rPr>
        <w:t xml:space="preserve"> </w:t>
      </w:r>
      <m:oMath>
        <m:r>
          <w:rPr>
            <w:rFonts w:ascii="Cambria Math" w:hAnsi="Cambria Math" w:cs="Times New Roman"/>
          </w:rPr>
          <m:t>ρ</m:t>
        </m:r>
      </m:oMath>
      <w:r w:rsidRPr="00A53D54">
        <w:rPr>
          <w:rFonts w:ascii="Times New Roman" w:hAnsi="Times New Roman" w:cs="Times New Roman"/>
        </w:rPr>
        <w:t xml:space="preserve"> (compare </w:t>
      </w:r>
      <w:r w:rsidR="002A322C">
        <w:rPr>
          <w:rFonts w:ascii="Times New Roman" w:hAnsi="Times New Roman" w:cs="Times New Roman"/>
        </w:rPr>
        <w:t xml:space="preserve">M-1 to M-6). </w:t>
      </w:r>
      <w:proofErr w:type="spellStart"/>
      <w:r w:rsidR="002A322C">
        <w:rPr>
          <w:rFonts w:ascii="Times New Roman" w:hAnsi="Times New Roman" w:cs="Times New Roman"/>
        </w:rPr>
        <w:t>Mohn’s</w:t>
      </w:r>
      <w:proofErr w:type="spellEnd"/>
      <w:r w:rsidR="002A322C">
        <w:rPr>
          <w:rFonts w:ascii="Times New Roman" w:hAnsi="Times New Roman" w:cs="Times New Roman"/>
        </w:rPr>
        <w:t xml:space="preserve"> </w:t>
      </w:r>
      <m:oMath>
        <m:r>
          <w:rPr>
            <w:rFonts w:ascii="Cambria Math" w:hAnsi="Cambria Math" w:cs="Times New Roman"/>
          </w:rPr>
          <m:t>ρ</m:t>
        </m:r>
      </m:oMath>
      <w:r w:rsidR="002A322C">
        <w:rPr>
          <w:rFonts w:ascii="Times New Roman" w:hAnsi="Times New Roman" w:cs="Times New Roman"/>
        </w:rPr>
        <w:t xml:space="preserve"> abbreviations: </w:t>
      </w:r>
      <w:r w:rsidR="002A322C" w:rsidRPr="00660ABD">
        <w:rPr>
          <w:rFonts w:ascii="Times New Roman" w:hAnsi="Times New Roman" w:cs="Times New Roman"/>
          <w:i/>
          <w:iCs/>
        </w:rPr>
        <w:t>R</w:t>
      </w:r>
      <w:r w:rsidR="002A322C">
        <w:rPr>
          <w:rFonts w:ascii="Times New Roman" w:hAnsi="Times New Roman" w:cs="Times New Roman"/>
        </w:rPr>
        <w:t xml:space="preserve"> = recruitment, </w:t>
      </w:r>
      <w:r w:rsidR="002A322C" w:rsidRPr="00660ABD">
        <w:rPr>
          <w:rFonts w:ascii="Times New Roman" w:hAnsi="Times New Roman" w:cs="Times New Roman"/>
          <w:i/>
          <w:iCs/>
        </w:rPr>
        <w:t>SSB</w:t>
      </w:r>
      <w:r w:rsidR="002A322C">
        <w:rPr>
          <w:rFonts w:ascii="Times New Roman" w:hAnsi="Times New Roman" w:cs="Times New Roman"/>
        </w:rPr>
        <w:t xml:space="preserve"> = spawning stock biomass, and </w:t>
      </w:r>
      <w:r w:rsidR="002A322C" w:rsidRPr="00660ABD">
        <w:rPr>
          <w:rFonts w:ascii="Times New Roman" w:hAnsi="Times New Roman" w:cs="Times New Roman"/>
          <w:i/>
          <w:iCs/>
        </w:rPr>
        <w:t>F</w:t>
      </w:r>
      <w:r w:rsidR="002A322C">
        <w:rPr>
          <w:rFonts w:ascii="Times New Roman" w:hAnsi="Times New Roman" w:cs="Times New Roman"/>
        </w:rPr>
        <w:t xml:space="preserve"> = fishing mortality averaged over ages 4-5.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p>
    <w:tbl>
      <w:tblPr>
        <w:tblStyle w:val="Table"/>
        <w:tblW w:w="5000" w:type="pct"/>
        <w:tblLook w:val="07E0" w:firstRow="1" w:lastRow="1" w:firstColumn="1" w:lastColumn="1" w:noHBand="1" w:noVBand="1"/>
      </w:tblPr>
      <w:tblGrid>
        <w:gridCol w:w="964"/>
        <w:gridCol w:w="1458"/>
        <w:gridCol w:w="1458"/>
        <w:gridCol w:w="1458"/>
        <w:gridCol w:w="1549"/>
        <w:gridCol w:w="254"/>
        <w:gridCol w:w="1367"/>
        <w:gridCol w:w="1092"/>
        <w:gridCol w:w="868"/>
        <w:gridCol w:w="254"/>
        <w:gridCol w:w="818"/>
        <w:gridCol w:w="818"/>
        <w:gridCol w:w="818"/>
      </w:tblGrid>
      <w:tr w:rsidR="00C958E4" w:rsidRPr="00A53D54" w14:paraId="6AA6B218" w14:textId="77777777" w:rsidTr="00C958E4">
        <w:trPr>
          <w:trHeight w:val="360"/>
        </w:trPr>
        <w:tc>
          <w:tcPr>
            <w:tcW w:w="0" w:type="auto"/>
            <w:tcBorders>
              <w:top w:val="single" w:sz="4" w:space="0" w:color="auto"/>
            </w:tcBorders>
            <w:vAlign w:val="bottom"/>
          </w:tcPr>
          <w:p w14:paraId="4A476EE5" w14:textId="77777777" w:rsidR="00C958E4" w:rsidRPr="00A53D54" w:rsidRDefault="00C958E4" w:rsidP="00C958E4">
            <w:pPr>
              <w:spacing w:after="0"/>
              <w:ind w:firstLine="0"/>
              <w:rPr>
                <w:rFonts w:ascii="Times New Roman" w:hAnsi="Times New Roman" w:cs="Times New Roman"/>
              </w:rPr>
            </w:pPr>
          </w:p>
        </w:tc>
        <w:tc>
          <w:tcPr>
            <w:tcW w:w="0" w:type="auto"/>
            <w:gridSpan w:val="4"/>
            <w:tcBorders>
              <w:top w:val="single" w:sz="4" w:space="0" w:color="auto"/>
              <w:bottom w:val="single" w:sz="0" w:space="0" w:color="auto"/>
            </w:tcBorders>
            <w:vAlign w:val="bottom"/>
          </w:tcPr>
          <w:p w14:paraId="6B9F8C7F" w14:textId="77458291" w:rsidR="00C958E4" w:rsidRPr="00A53D54" w:rsidRDefault="00C958E4" w:rsidP="00C958E4">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0" w:type="auto"/>
            <w:tcBorders>
              <w:top w:val="single" w:sz="4" w:space="0" w:color="auto"/>
            </w:tcBorders>
          </w:tcPr>
          <w:p w14:paraId="789F8B0E" w14:textId="77777777" w:rsidR="00C958E4" w:rsidRDefault="00C958E4" w:rsidP="00C958E4">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bottom"/>
          </w:tcPr>
          <w:p w14:paraId="6BACBE86" w14:textId="2CF2C5EB" w:rsidR="00C958E4" w:rsidRPr="00A53D54" w:rsidRDefault="00C958E4" w:rsidP="00C958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tcPr>
          <w:p w14:paraId="64045259" w14:textId="77777777" w:rsidR="00C958E4" w:rsidRDefault="00C958E4" w:rsidP="00C958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bottom"/>
          </w:tcPr>
          <w:p w14:paraId="6A8AD1FC" w14:textId="55241346" w:rsidR="00C958E4" w:rsidRPr="00A53D54" w:rsidRDefault="00C958E4" w:rsidP="00C958E4">
            <w:pPr>
              <w:spacing w:after="0"/>
              <w:ind w:firstLine="0"/>
              <w:rPr>
                <w:rFonts w:ascii="Times New Roman" w:hAnsi="Times New Roman" w:cs="Times New Roman"/>
              </w:rPr>
            </w:pP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p>
        </w:tc>
      </w:tr>
      <w:tr w:rsidR="00C958E4" w:rsidRPr="00A53D54" w14:paraId="64EB388B" w14:textId="77777777" w:rsidTr="00C958E4">
        <w:trPr>
          <w:trHeight w:val="360"/>
        </w:trPr>
        <w:tc>
          <w:tcPr>
            <w:tcW w:w="0" w:type="auto"/>
            <w:tcBorders>
              <w:bottom w:val="single" w:sz="0" w:space="0" w:color="auto"/>
            </w:tcBorders>
            <w:vAlign w:val="center"/>
          </w:tcPr>
          <w:p w14:paraId="024238D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top w:val="single" w:sz="4" w:space="0" w:color="auto"/>
              <w:bottom w:val="single" w:sz="0" w:space="0" w:color="auto"/>
            </w:tcBorders>
            <w:vAlign w:val="center"/>
          </w:tcPr>
          <w:p w14:paraId="418B6BBE" w14:textId="77777777" w:rsidR="00C958E4" w:rsidRPr="00A53D54" w:rsidRDefault="00D2073D"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top w:val="single" w:sz="4" w:space="0" w:color="auto"/>
              <w:bottom w:val="single" w:sz="0" w:space="0" w:color="auto"/>
            </w:tcBorders>
            <w:vAlign w:val="center"/>
          </w:tcPr>
          <w:p w14:paraId="1CB1377D" w14:textId="77777777" w:rsidR="00C958E4" w:rsidRPr="00A53D54" w:rsidRDefault="00D2073D"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tcBorders>
              <w:top w:val="single" w:sz="4" w:space="0" w:color="auto"/>
              <w:bottom w:val="single" w:sz="0" w:space="0" w:color="auto"/>
            </w:tcBorders>
            <w:vAlign w:val="center"/>
          </w:tcPr>
          <w:p w14:paraId="55AA6A42" w14:textId="37F58117" w:rsidR="00C958E4" w:rsidRPr="00A53D54" w:rsidRDefault="00D2073D"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m:oMathPara>
          </w:p>
        </w:tc>
        <w:tc>
          <w:tcPr>
            <w:tcW w:w="0" w:type="auto"/>
            <w:tcBorders>
              <w:top w:val="single" w:sz="4" w:space="0" w:color="auto"/>
              <w:bottom w:val="single" w:sz="0" w:space="0" w:color="auto"/>
            </w:tcBorders>
            <w:vAlign w:val="center"/>
          </w:tcPr>
          <w:p w14:paraId="05BB5A7E" w14:textId="2F77DC63" w:rsidR="00C958E4" w:rsidRPr="00A53D54" w:rsidRDefault="00D2073D"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m:oMathPara>
          </w:p>
        </w:tc>
        <w:tc>
          <w:tcPr>
            <w:tcW w:w="0" w:type="auto"/>
            <w:tcBorders>
              <w:bottom w:val="single" w:sz="0" w:space="0" w:color="auto"/>
            </w:tcBorders>
          </w:tcPr>
          <w:p w14:paraId="5F38F721" w14:textId="77777777" w:rsidR="00C958E4" w:rsidRPr="00A53D54" w:rsidRDefault="00C958E4" w:rsidP="00C958E4">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7F8B588E" w14:textId="1BA68B41"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top w:val="single" w:sz="4" w:space="0" w:color="auto"/>
              <w:bottom w:val="single" w:sz="0" w:space="0" w:color="auto"/>
            </w:tcBorders>
            <w:vAlign w:val="center"/>
          </w:tcPr>
          <w:p w14:paraId="1FD1360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38134AF1" w14:textId="77777777" w:rsidR="00C958E4" w:rsidRPr="00A53D54" w:rsidRDefault="00C958E4" w:rsidP="00C958E4">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tcPr>
          <w:p w14:paraId="3F543CBF" w14:textId="77777777" w:rsidR="00C958E4" w:rsidRPr="00A53D54" w:rsidRDefault="00C958E4" w:rsidP="00C958E4">
            <w:pPr>
              <w:spacing w:after="0"/>
              <w:ind w:firstLine="0"/>
              <w:jc w:val="center"/>
              <w:rPr>
                <w:rFonts w:ascii="Times New Roman" w:eastAsia="DengXian" w:hAnsi="Times New Roman" w:cs="Times New Roman"/>
              </w:rPr>
            </w:pPr>
          </w:p>
        </w:tc>
        <w:tc>
          <w:tcPr>
            <w:tcW w:w="0" w:type="auto"/>
            <w:tcBorders>
              <w:top w:val="single" w:sz="4" w:space="0" w:color="auto"/>
              <w:bottom w:val="single" w:sz="0" w:space="0" w:color="auto"/>
            </w:tcBorders>
            <w:vAlign w:val="center"/>
          </w:tcPr>
          <w:p w14:paraId="572EDE8F" w14:textId="14D80C15" w:rsidR="00C958E4" w:rsidRPr="00A53D54" w:rsidRDefault="00D2073D"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top w:val="single" w:sz="4" w:space="0" w:color="auto"/>
              <w:bottom w:val="single" w:sz="0" w:space="0" w:color="auto"/>
            </w:tcBorders>
            <w:vAlign w:val="center"/>
          </w:tcPr>
          <w:p w14:paraId="3C1CFA14" w14:textId="6BA305FF" w:rsidR="00C958E4" w:rsidRPr="00A53D54" w:rsidRDefault="00D2073D"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top w:val="single" w:sz="4" w:space="0" w:color="auto"/>
              <w:bottom w:val="single" w:sz="0" w:space="0" w:color="auto"/>
            </w:tcBorders>
            <w:vAlign w:val="center"/>
          </w:tcPr>
          <w:p w14:paraId="3EB29AD8" w14:textId="596CBA97" w:rsidR="00C958E4" w:rsidRPr="00A53D54" w:rsidRDefault="00D2073D"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C958E4" w:rsidRPr="00A53D54" w14:paraId="21DF9953" w14:textId="77777777" w:rsidTr="00C958E4">
        <w:trPr>
          <w:trHeight w:val="504"/>
        </w:trPr>
        <w:tc>
          <w:tcPr>
            <w:tcW w:w="0" w:type="auto"/>
            <w:vAlign w:val="center"/>
          </w:tcPr>
          <w:p w14:paraId="2EE511C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M-1</w:t>
            </w:r>
          </w:p>
        </w:tc>
        <w:tc>
          <w:tcPr>
            <w:tcW w:w="0" w:type="auto"/>
            <w:vAlign w:val="center"/>
          </w:tcPr>
          <w:p w14:paraId="24E8AF2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D934DA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67177A4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ABBCC5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34CDEBA8"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19BF74E" w14:textId="276DA7D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0" w:type="auto"/>
            <w:vAlign w:val="center"/>
          </w:tcPr>
          <w:p w14:paraId="376B5E47"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-1712.0</w:t>
            </w:r>
          </w:p>
        </w:tc>
        <w:tc>
          <w:tcPr>
            <w:tcW w:w="0" w:type="auto"/>
            <w:vAlign w:val="center"/>
          </w:tcPr>
          <w:p w14:paraId="2D0C95B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227.5</w:t>
            </w:r>
          </w:p>
        </w:tc>
        <w:tc>
          <w:tcPr>
            <w:tcW w:w="0" w:type="auto"/>
          </w:tcPr>
          <w:p w14:paraId="505A5EEC"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6D7A794" w14:textId="1DAB514B"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5.86</w:t>
            </w:r>
          </w:p>
        </w:tc>
        <w:tc>
          <w:tcPr>
            <w:tcW w:w="0" w:type="auto"/>
            <w:vAlign w:val="center"/>
          </w:tcPr>
          <w:p w14:paraId="2A44B168" w14:textId="5045694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0" w:type="auto"/>
            <w:vAlign w:val="center"/>
          </w:tcPr>
          <w:p w14:paraId="2856B80D" w14:textId="5E67195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C958E4" w:rsidRPr="00A53D54" w14:paraId="6896C1B6" w14:textId="77777777" w:rsidTr="00C958E4">
        <w:trPr>
          <w:trHeight w:val="504"/>
        </w:trPr>
        <w:tc>
          <w:tcPr>
            <w:tcW w:w="0" w:type="auto"/>
            <w:vAlign w:val="center"/>
          </w:tcPr>
          <w:p w14:paraId="1A09CD63"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M-2</w:t>
            </w:r>
          </w:p>
        </w:tc>
        <w:tc>
          <w:tcPr>
            <w:tcW w:w="0" w:type="auto"/>
            <w:vAlign w:val="center"/>
          </w:tcPr>
          <w:p w14:paraId="05190657"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2C14F40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1.18 (0.09)</w:t>
            </w:r>
          </w:p>
        </w:tc>
        <w:tc>
          <w:tcPr>
            <w:tcW w:w="0" w:type="auto"/>
            <w:vAlign w:val="center"/>
          </w:tcPr>
          <w:p w14:paraId="3AE166E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7435DA5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6BD8A729"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1068324" w14:textId="5AD6571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-1037.981</w:t>
            </w:r>
          </w:p>
        </w:tc>
        <w:tc>
          <w:tcPr>
            <w:tcW w:w="0" w:type="auto"/>
            <w:vAlign w:val="center"/>
          </w:tcPr>
          <w:p w14:paraId="01E1CAD5"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-1918.0</w:t>
            </w:r>
          </w:p>
        </w:tc>
        <w:tc>
          <w:tcPr>
            <w:tcW w:w="0" w:type="auto"/>
            <w:vAlign w:val="center"/>
          </w:tcPr>
          <w:p w14:paraId="4E2EFD2F"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21.5</w:t>
            </w:r>
          </w:p>
        </w:tc>
        <w:tc>
          <w:tcPr>
            <w:tcW w:w="0" w:type="auto"/>
          </w:tcPr>
          <w:p w14:paraId="1267566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7BB3C991" w14:textId="35F851D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0" w:type="auto"/>
            <w:vAlign w:val="center"/>
          </w:tcPr>
          <w:p w14:paraId="3B48BA2F" w14:textId="64015A1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20</w:t>
            </w:r>
          </w:p>
        </w:tc>
        <w:tc>
          <w:tcPr>
            <w:tcW w:w="0" w:type="auto"/>
            <w:vAlign w:val="center"/>
          </w:tcPr>
          <w:p w14:paraId="701B7650" w14:textId="0125F61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3</w:t>
            </w:r>
          </w:p>
        </w:tc>
      </w:tr>
      <w:tr w:rsidR="00C958E4" w:rsidRPr="00A53D54" w14:paraId="5EC1990A" w14:textId="77777777" w:rsidTr="00C958E4">
        <w:trPr>
          <w:trHeight w:val="504"/>
        </w:trPr>
        <w:tc>
          <w:tcPr>
            <w:tcW w:w="0" w:type="auto"/>
            <w:vAlign w:val="center"/>
          </w:tcPr>
          <w:p w14:paraId="7A925D9F"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M-3</w:t>
            </w:r>
          </w:p>
        </w:tc>
        <w:tc>
          <w:tcPr>
            <w:tcW w:w="0" w:type="auto"/>
            <w:vAlign w:val="center"/>
          </w:tcPr>
          <w:p w14:paraId="5C1E9C4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1D5EA2B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1.15 (0.43)</w:t>
            </w:r>
          </w:p>
        </w:tc>
        <w:tc>
          <w:tcPr>
            <w:tcW w:w="0" w:type="auto"/>
            <w:vAlign w:val="center"/>
          </w:tcPr>
          <w:p w14:paraId="52952C8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3FDA466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0.25 (0.49)</w:t>
            </w:r>
          </w:p>
        </w:tc>
        <w:tc>
          <w:tcPr>
            <w:tcW w:w="0" w:type="auto"/>
          </w:tcPr>
          <w:p w14:paraId="7D06B90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33CAE370" w14:textId="7191AF8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-979.398</w:t>
            </w:r>
          </w:p>
        </w:tc>
        <w:tc>
          <w:tcPr>
            <w:tcW w:w="0" w:type="auto"/>
            <w:vAlign w:val="center"/>
          </w:tcPr>
          <w:p w14:paraId="0983FE4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-1798.8</w:t>
            </w:r>
          </w:p>
        </w:tc>
        <w:tc>
          <w:tcPr>
            <w:tcW w:w="0" w:type="auto"/>
            <w:vAlign w:val="center"/>
          </w:tcPr>
          <w:p w14:paraId="27BDD0C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140.7</w:t>
            </w:r>
          </w:p>
        </w:tc>
        <w:tc>
          <w:tcPr>
            <w:tcW w:w="0" w:type="auto"/>
          </w:tcPr>
          <w:p w14:paraId="6B7DB7A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37FFB2AB" w14:textId="21699B7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2.06</w:t>
            </w:r>
          </w:p>
        </w:tc>
        <w:tc>
          <w:tcPr>
            <w:tcW w:w="0" w:type="auto"/>
            <w:vAlign w:val="center"/>
          </w:tcPr>
          <w:p w14:paraId="6776296E" w14:textId="23D53CA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10</w:t>
            </w:r>
          </w:p>
        </w:tc>
        <w:tc>
          <w:tcPr>
            <w:tcW w:w="0" w:type="auto"/>
            <w:vAlign w:val="center"/>
          </w:tcPr>
          <w:p w14:paraId="3B203C99" w14:textId="42522E8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-0.08</w:t>
            </w:r>
          </w:p>
        </w:tc>
      </w:tr>
      <w:tr w:rsidR="00C958E4" w:rsidRPr="00A53D54" w14:paraId="6BE3444F" w14:textId="77777777" w:rsidTr="00C958E4">
        <w:trPr>
          <w:trHeight w:val="504"/>
        </w:trPr>
        <w:tc>
          <w:tcPr>
            <w:tcW w:w="0" w:type="auto"/>
            <w:vAlign w:val="center"/>
          </w:tcPr>
          <w:p w14:paraId="4418FE35"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M-4</w:t>
            </w:r>
          </w:p>
        </w:tc>
        <w:tc>
          <w:tcPr>
            <w:tcW w:w="0" w:type="auto"/>
            <w:vAlign w:val="center"/>
          </w:tcPr>
          <w:p w14:paraId="0DDD0E7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7480FBE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0.13 (0.06)</w:t>
            </w:r>
          </w:p>
        </w:tc>
        <w:tc>
          <w:tcPr>
            <w:tcW w:w="0" w:type="auto"/>
            <w:vAlign w:val="center"/>
          </w:tcPr>
          <w:p w14:paraId="134D368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0.98 (0.02)</w:t>
            </w:r>
          </w:p>
        </w:tc>
        <w:tc>
          <w:tcPr>
            <w:tcW w:w="0" w:type="auto"/>
            <w:vAlign w:val="center"/>
          </w:tcPr>
          <w:p w14:paraId="14325A2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0E8B6BD5"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AB8391E" w14:textId="05F4772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-988.290</w:t>
            </w:r>
          </w:p>
        </w:tc>
        <w:tc>
          <w:tcPr>
            <w:tcW w:w="0" w:type="auto"/>
            <w:vAlign w:val="center"/>
          </w:tcPr>
          <w:p w14:paraId="3874164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-1816.6</w:t>
            </w:r>
          </w:p>
        </w:tc>
        <w:tc>
          <w:tcPr>
            <w:tcW w:w="0" w:type="auto"/>
            <w:vAlign w:val="center"/>
          </w:tcPr>
          <w:p w14:paraId="58878E9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122.9</w:t>
            </w:r>
          </w:p>
        </w:tc>
        <w:tc>
          <w:tcPr>
            <w:tcW w:w="0" w:type="auto"/>
          </w:tcPr>
          <w:p w14:paraId="3F3581EF"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37606CD" w14:textId="50FAC3C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1.19</w:t>
            </w:r>
          </w:p>
        </w:tc>
        <w:tc>
          <w:tcPr>
            <w:tcW w:w="0" w:type="auto"/>
            <w:vAlign w:val="center"/>
          </w:tcPr>
          <w:p w14:paraId="41EFDF68" w14:textId="3EBA247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0" w:type="auto"/>
            <w:vAlign w:val="center"/>
          </w:tcPr>
          <w:p w14:paraId="2A5A7911" w14:textId="69FFC2D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0.30</w:t>
            </w:r>
          </w:p>
        </w:tc>
      </w:tr>
      <w:tr w:rsidR="00C958E4" w:rsidRPr="00A53D54" w14:paraId="5F449C56" w14:textId="77777777" w:rsidTr="00C958E4">
        <w:trPr>
          <w:trHeight w:val="504"/>
        </w:trPr>
        <w:tc>
          <w:tcPr>
            <w:tcW w:w="0" w:type="auto"/>
            <w:vAlign w:val="center"/>
          </w:tcPr>
          <w:p w14:paraId="08C0815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M-5</w:t>
            </w:r>
          </w:p>
        </w:tc>
        <w:tc>
          <w:tcPr>
            <w:tcW w:w="0" w:type="auto"/>
            <w:vAlign w:val="center"/>
          </w:tcPr>
          <w:p w14:paraId="5C2DA2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5DB5151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0.89 (0.12)</w:t>
            </w:r>
          </w:p>
        </w:tc>
        <w:tc>
          <w:tcPr>
            <w:tcW w:w="0" w:type="auto"/>
            <w:vAlign w:val="center"/>
          </w:tcPr>
          <w:p w14:paraId="06F7BA0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0.47 (0.21)</w:t>
            </w:r>
          </w:p>
        </w:tc>
        <w:tc>
          <w:tcPr>
            <w:tcW w:w="0" w:type="auto"/>
            <w:vAlign w:val="center"/>
          </w:tcPr>
          <w:p w14:paraId="68A9474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0.39 (0.14)</w:t>
            </w:r>
          </w:p>
        </w:tc>
        <w:tc>
          <w:tcPr>
            <w:tcW w:w="0" w:type="auto"/>
          </w:tcPr>
          <w:p w14:paraId="4BF901F1"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11F9434" w14:textId="15B4965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-1042.965</w:t>
            </w:r>
          </w:p>
        </w:tc>
        <w:tc>
          <w:tcPr>
            <w:tcW w:w="0" w:type="auto"/>
            <w:vAlign w:val="center"/>
          </w:tcPr>
          <w:p w14:paraId="738577F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-1923.9</w:t>
            </w:r>
          </w:p>
        </w:tc>
        <w:tc>
          <w:tcPr>
            <w:tcW w:w="0" w:type="auto"/>
            <w:vAlign w:val="center"/>
          </w:tcPr>
          <w:p w14:paraId="6257255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15.6</w:t>
            </w:r>
          </w:p>
        </w:tc>
        <w:tc>
          <w:tcPr>
            <w:tcW w:w="0" w:type="auto"/>
          </w:tcPr>
          <w:p w14:paraId="149FFE5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440CE94" w14:textId="02C6831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7</w:t>
            </w:r>
          </w:p>
        </w:tc>
        <w:tc>
          <w:tcPr>
            <w:tcW w:w="0" w:type="auto"/>
            <w:vAlign w:val="center"/>
          </w:tcPr>
          <w:p w14:paraId="0541D84A" w14:textId="5BD43D1B"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sidR="00E30EDC">
              <w:rPr>
                <w:rFonts w:ascii="Times New Roman" w:hAnsi="Times New Roman" w:cs="Times New Roman"/>
              </w:rPr>
              <w:t>10</w:t>
            </w:r>
          </w:p>
        </w:tc>
        <w:tc>
          <w:tcPr>
            <w:tcW w:w="0" w:type="auto"/>
            <w:vAlign w:val="center"/>
          </w:tcPr>
          <w:p w14:paraId="4A133E2A" w14:textId="16E3BD2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-0.06</w:t>
            </w:r>
          </w:p>
        </w:tc>
      </w:tr>
      <w:tr w:rsidR="00C958E4" w:rsidRPr="00A53D54" w14:paraId="7793F0D5" w14:textId="77777777" w:rsidTr="00C958E4">
        <w:trPr>
          <w:trHeight w:val="504"/>
        </w:trPr>
        <w:tc>
          <w:tcPr>
            <w:tcW w:w="0" w:type="auto"/>
            <w:vAlign w:val="center"/>
          </w:tcPr>
          <w:p w14:paraId="662E693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M-6</w:t>
            </w:r>
          </w:p>
        </w:tc>
        <w:tc>
          <w:tcPr>
            <w:tcW w:w="0" w:type="auto"/>
            <w:vAlign w:val="center"/>
          </w:tcPr>
          <w:p w14:paraId="1D87DC0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0.79 (0.04)</w:t>
            </w:r>
          </w:p>
        </w:tc>
        <w:tc>
          <w:tcPr>
            <w:tcW w:w="0" w:type="auto"/>
            <w:vAlign w:val="center"/>
          </w:tcPr>
          <w:p w14:paraId="0011632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3615516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6AE13A94"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7B023B2E"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D913CE5" w14:textId="2ACC4F12"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-976.715</w:t>
            </w:r>
          </w:p>
        </w:tc>
        <w:tc>
          <w:tcPr>
            <w:tcW w:w="0" w:type="auto"/>
            <w:vAlign w:val="center"/>
          </w:tcPr>
          <w:p w14:paraId="27DA04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-1795.4</w:t>
            </w:r>
          </w:p>
        </w:tc>
        <w:tc>
          <w:tcPr>
            <w:tcW w:w="0" w:type="auto"/>
            <w:vAlign w:val="center"/>
          </w:tcPr>
          <w:p w14:paraId="71E0A8D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144.1</w:t>
            </w:r>
          </w:p>
        </w:tc>
        <w:tc>
          <w:tcPr>
            <w:tcW w:w="0" w:type="auto"/>
          </w:tcPr>
          <w:p w14:paraId="7DF9AC8D"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2B936E9" w14:textId="58EC580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2.3</w:t>
            </w:r>
            <w:r>
              <w:rPr>
                <w:rFonts w:ascii="Times New Roman" w:hAnsi="Times New Roman" w:cs="Times New Roman"/>
              </w:rPr>
              <w:t>6</w:t>
            </w:r>
          </w:p>
        </w:tc>
        <w:tc>
          <w:tcPr>
            <w:tcW w:w="0" w:type="auto"/>
            <w:vAlign w:val="center"/>
          </w:tcPr>
          <w:p w14:paraId="267C7285" w14:textId="0F0516A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5</w:t>
            </w:r>
          </w:p>
        </w:tc>
        <w:tc>
          <w:tcPr>
            <w:tcW w:w="0" w:type="auto"/>
            <w:vAlign w:val="center"/>
          </w:tcPr>
          <w:p w14:paraId="0F42250C" w14:textId="57B8951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-0.09</w:t>
            </w:r>
          </w:p>
        </w:tc>
      </w:tr>
      <w:tr w:rsidR="00C958E4" w:rsidRPr="00A53D54" w14:paraId="3917B862" w14:textId="77777777" w:rsidTr="00C958E4">
        <w:trPr>
          <w:trHeight w:val="504"/>
        </w:trPr>
        <w:tc>
          <w:tcPr>
            <w:tcW w:w="0" w:type="auto"/>
            <w:vAlign w:val="center"/>
          </w:tcPr>
          <w:p w14:paraId="018B136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M-7</w:t>
            </w:r>
          </w:p>
        </w:tc>
        <w:tc>
          <w:tcPr>
            <w:tcW w:w="0" w:type="auto"/>
            <w:vAlign w:val="center"/>
          </w:tcPr>
          <w:p w14:paraId="4F74A30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0.70 (0.12)</w:t>
            </w:r>
          </w:p>
        </w:tc>
        <w:tc>
          <w:tcPr>
            <w:tcW w:w="0" w:type="auto"/>
            <w:vAlign w:val="center"/>
          </w:tcPr>
          <w:p w14:paraId="489FDF8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0.71 (0.10)</w:t>
            </w:r>
          </w:p>
        </w:tc>
        <w:tc>
          <w:tcPr>
            <w:tcW w:w="0" w:type="auto"/>
            <w:vAlign w:val="center"/>
          </w:tcPr>
          <w:p w14:paraId="384EE6A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45F37FB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225AC34F"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29786528" w14:textId="1FA5452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-1045.295</w:t>
            </w:r>
          </w:p>
        </w:tc>
        <w:tc>
          <w:tcPr>
            <w:tcW w:w="0" w:type="auto"/>
            <w:vAlign w:val="center"/>
          </w:tcPr>
          <w:p w14:paraId="0ACD6DC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-1930.6</w:t>
            </w:r>
          </w:p>
        </w:tc>
        <w:tc>
          <w:tcPr>
            <w:tcW w:w="0" w:type="auto"/>
            <w:vAlign w:val="center"/>
          </w:tcPr>
          <w:p w14:paraId="05FA02C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8.9</w:t>
            </w:r>
          </w:p>
        </w:tc>
        <w:tc>
          <w:tcPr>
            <w:tcW w:w="0" w:type="auto"/>
          </w:tcPr>
          <w:p w14:paraId="1867709B"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34953B3" w14:textId="6E5D9D4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-0.13</w:t>
            </w:r>
          </w:p>
        </w:tc>
        <w:tc>
          <w:tcPr>
            <w:tcW w:w="0" w:type="auto"/>
            <w:vAlign w:val="center"/>
          </w:tcPr>
          <w:p w14:paraId="0F1CD7D7" w14:textId="5436AF5E"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-0.03</w:t>
            </w:r>
          </w:p>
        </w:tc>
        <w:tc>
          <w:tcPr>
            <w:tcW w:w="0" w:type="auto"/>
            <w:vAlign w:val="center"/>
          </w:tcPr>
          <w:p w14:paraId="60911677" w14:textId="3D58BE7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9</w:t>
            </w:r>
          </w:p>
        </w:tc>
      </w:tr>
      <w:tr w:rsidR="00C958E4" w:rsidRPr="00A53D54" w14:paraId="60C0AC95" w14:textId="77777777" w:rsidTr="00C958E4">
        <w:trPr>
          <w:trHeight w:val="504"/>
        </w:trPr>
        <w:tc>
          <w:tcPr>
            <w:tcW w:w="0" w:type="auto"/>
            <w:vAlign w:val="center"/>
          </w:tcPr>
          <w:p w14:paraId="5E0969A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M-8</w:t>
            </w:r>
          </w:p>
        </w:tc>
        <w:tc>
          <w:tcPr>
            <w:tcW w:w="0" w:type="auto"/>
            <w:vAlign w:val="center"/>
          </w:tcPr>
          <w:p w14:paraId="2A282F8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0.81 (0.11)</w:t>
            </w:r>
          </w:p>
        </w:tc>
        <w:tc>
          <w:tcPr>
            <w:tcW w:w="0" w:type="auto"/>
            <w:vAlign w:val="center"/>
          </w:tcPr>
          <w:p w14:paraId="62B2FB9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0.42 (0.16)</w:t>
            </w:r>
          </w:p>
        </w:tc>
        <w:tc>
          <w:tcPr>
            <w:tcW w:w="0" w:type="auto"/>
            <w:vAlign w:val="center"/>
          </w:tcPr>
          <w:p w14:paraId="0769E11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3EDDD8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-0.86 (0.19)</w:t>
            </w:r>
          </w:p>
        </w:tc>
        <w:tc>
          <w:tcPr>
            <w:tcW w:w="0" w:type="auto"/>
          </w:tcPr>
          <w:p w14:paraId="12A7CB03"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758E653" w14:textId="0F0374E2"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-983.717</w:t>
            </w:r>
          </w:p>
        </w:tc>
        <w:tc>
          <w:tcPr>
            <w:tcW w:w="0" w:type="auto"/>
            <w:vAlign w:val="center"/>
          </w:tcPr>
          <w:p w14:paraId="0888ED4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-1805.4</w:t>
            </w:r>
          </w:p>
        </w:tc>
        <w:tc>
          <w:tcPr>
            <w:tcW w:w="0" w:type="auto"/>
            <w:vAlign w:val="center"/>
          </w:tcPr>
          <w:p w14:paraId="080358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134.1</w:t>
            </w:r>
          </w:p>
        </w:tc>
        <w:tc>
          <w:tcPr>
            <w:tcW w:w="0" w:type="auto"/>
          </w:tcPr>
          <w:p w14:paraId="65862015"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035C2242" w14:textId="5357AC9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w:t>
            </w:r>
            <w:r>
              <w:rPr>
                <w:rFonts w:ascii="Times New Roman" w:hAnsi="Times New Roman" w:cs="Times New Roman"/>
              </w:rPr>
              <w:t>8</w:t>
            </w:r>
          </w:p>
        </w:tc>
        <w:tc>
          <w:tcPr>
            <w:tcW w:w="0" w:type="auto"/>
            <w:vAlign w:val="center"/>
          </w:tcPr>
          <w:p w14:paraId="009ADD27" w14:textId="1CB2A1D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0.12</w:t>
            </w:r>
          </w:p>
        </w:tc>
        <w:tc>
          <w:tcPr>
            <w:tcW w:w="0" w:type="auto"/>
            <w:vAlign w:val="center"/>
          </w:tcPr>
          <w:p w14:paraId="5022C3DC" w14:textId="3880BD5A"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-0.07</w:t>
            </w:r>
          </w:p>
        </w:tc>
      </w:tr>
      <w:tr w:rsidR="00C958E4" w:rsidRPr="00A53D54" w14:paraId="78DF163B" w14:textId="77777777" w:rsidTr="00C958E4">
        <w:trPr>
          <w:trHeight w:val="504"/>
        </w:trPr>
        <w:tc>
          <w:tcPr>
            <w:tcW w:w="0" w:type="auto"/>
            <w:vAlign w:val="center"/>
          </w:tcPr>
          <w:p w14:paraId="5AA9B76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M-9</w:t>
            </w:r>
          </w:p>
        </w:tc>
        <w:tc>
          <w:tcPr>
            <w:tcW w:w="0" w:type="auto"/>
            <w:vAlign w:val="center"/>
          </w:tcPr>
          <w:p w14:paraId="3BECE99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0.36 (0.22)</w:t>
            </w:r>
          </w:p>
        </w:tc>
        <w:tc>
          <w:tcPr>
            <w:tcW w:w="0" w:type="auto"/>
            <w:vAlign w:val="center"/>
          </w:tcPr>
          <w:p w14:paraId="0ACB230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0.12 (0.07)</w:t>
            </w:r>
          </w:p>
        </w:tc>
        <w:tc>
          <w:tcPr>
            <w:tcW w:w="0" w:type="auto"/>
            <w:vAlign w:val="center"/>
          </w:tcPr>
          <w:p w14:paraId="2E0B61B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0.98 (0.03)</w:t>
            </w:r>
          </w:p>
        </w:tc>
        <w:tc>
          <w:tcPr>
            <w:tcW w:w="0" w:type="auto"/>
            <w:vAlign w:val="center"/>
          </w:tcPr>
          <w:p w14:paraId="05B171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5CA6AECE"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035137DB" w14:textId="4A23DB73"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-983.959</w:t>
            </w:r>
          </w:p>
        </w:tc>
        <w:tc>
          <w:tcPr>
            <w:tcW w:w="0" w:type="auto"/>
            <w:vAlign w:val="center"/>
          </w:tcPr>
          <w:p w14:paraId="5DD87D1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-1805.9</w:t>
            </w:r>
          </w:p>
        </w:tc>
        <w:tc>
          <w:tcPr>
            <w:tcW w:w="0" w:type="auto"/>
            <w:vAlign w:val="center"/>
          </w:tcPr>
          <w:p w14:paraId="55448FF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133.6</w:t>
            </w:r>
          </w:p>
        </w:tc>
        <w:tc>
          <w:tcPr>
            <w:tcW w:w="0" w:type="auto"/>
          </w:tcPr>
          <w:p w14:paraId="6FD960AC"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254AE35" w14:textId="6589BB0A"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1.55</w:t>
            </w:r>
          </w:p>
        </w:tc>
        <w:tc>
          <w:tcPr>
            <w:tcW w:w="0" w:type="auto"/>
            <w:vAlign w:val="center"/>
          </w:tcPr>
          <w:p w14:paraId="45AC042A" w14:textId="37F4DD34"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-0.10</w:t>
            </w:r>
          </w:p>
        </w:tc>
        <w:tc>
          <w:tcPr>
            <w:tcW w:w="0" w:type="auto"/>
            <w:vAlign w:val="center"/>
          </w:tcPr>
          <w:p w14:paraId="7328A216" w14:textId="481F7BE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0.26</w:t>
            </w:r>
          </w:p>
        </w:tc>
      </w:tr>
      <w:tr w:rsidR="00C958E4" w:rsidRPr="00A53D54" w14:paraId="54C1C7BE" w14:textId="77777777" w:rsidTr="00C958E4">
        <w:trPr>
          <w:trHeight w:val="504"/>
        </w:trPr>
        <w:tc>
          <w:tcPr>
            <w:tcW w:w="0" w:type="auto"/>
            <w:tcBorders>
              <w:bottom w:val="single" w:sz="4" w:space="0" w:color="auto"/>
            </w:tcBorders>
            <w:vAlign w:val="center"/>
          </w:tcPr>
          <w:p w14:paraId="2164D98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M-10</w:t>
            </w:r>
          </w:p>
        </w:tc>
        <w:tc>
          <w:tcPr>
            <w:tcW w:w="0" w:type="auto"/>
            <w:tcBorders>
              <w:bottom w:val="single" w:sz="4" w:space="0" w:color="auto"/>
            </w:tcBorders>
            <w:vAlign w:val="center"/>
          </w:tcPr>
          <w:p w14:paraId="34FA193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0.83 (0.16)</w:t>
            </w:r>
          </w:p>
        </w:tc>
        <w:tc>
          <w:tcPr>
            <w:tcW w:w="0" w:type="auto"/>
            <w:tcBorders>
              <w:bottom w:val="single" w:sz="4" w:space="0" w:color="auto"/>
            </w:tcBorders>
            <w:vAlign w:val="center"/>
          </w:tcPr>
          <w:p w14:paraId="79A7030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0.56 (0.08)</w:t>
            </w:r>
          </w:p>
        </w:tc>
        <w:tc>
          <w:tcPr>
            <w:tcW w:w="0" w:type="auto"/>
            <w:tcBorders>
              <w:bottom w:val="single" w:sz="4" w:space="0" w:color="auto"/>
            </w:tcBorders>
            <w:vAlign w:val="center"/>
          </w:tcPr>
          <w:p w14:paraId="172C743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0.37 (0.14)</w:t>
            </w:r>
          </w:p>
        </w:tc>
        <w:tc>
          <w:tcPr>
            <w:tcW w:w="0" w:type="auto"/>
            <w:tcBorders>
              <w:bottom w:val="single" w:sz="4" w:space="0" w:color="auto"/>
            </w:tcBorders>
            <w:vAlign w:val="center"/>
          </w:tcPr>
          <w:p w14:paraId="1F735D3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0.30 (0.16)</w:t>
            </w:r>
          </w:p>
        </w:tc>
        <w:tc>
          <w:tcPr>
            <w:tcW w:w="0" w:type="auto"/>
            <w:tcBorders>
              <w:bottom w:val="single" w:sz="4" w:space="0" w:color="auto"/>
            </w:tcBorders>
          </w:tcPr>
          <w:p w14:paraId="197EB410" w14:textId="77777777" w:rsidR="00C958E4" w:rsidRPr="00A53D54" w:rsidRDefault="00C958E4" w:rsidP="00C958E4">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7CCBF49" w14:textId="018D017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-1051.753</w:t>
            </w:r>
          </w:p>
        </w:tc>
        <w:tc>
          <w:tcPr>
            <w:tcW w:w="0" w:type="auto"/>
            <w:tcBorders>
              <w:bottom w:val="single" w:sz="4" w:space="0" w:color="auto"/>
            </w:tcBorders>
            <w:vAlign w:val="center"/>
          </w:tcPr>
          <w:p w14:paraId="74D309F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-1939.5</w:t>
            </w:r>
          </w:p>
        </w:tc>
        <w:tc>
          <w:tcPr>
            <w:tcW w:w="0" w:type="auto"/>
            <w:tcBorders>
              <w:bottom w:val="single" w:sz="4" w:space="0" w:color="auto"/>
            </w:tcBorders>
            <w:vAlign w:val="center"/>
          </w:tcPr>
          <w:p w14:paraId="5F33312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tcBorders>
              <w:bottom w:val="single" w:sz="4" w:space="0" w:color="auto"/>
            </w:tcBorders>
          </w:tcPr>
          <w:p w14:paraId="240E63A4" w14:textId="77777777" w:rsidR="00C958E4" w:rsidRPr="00A53D54" w:rsidRDefault="00C958E4" w:rsidP="00C958E4">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9F0D9DD" w14:textId="015E91D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w:t>
            </w:r>
            <w:r>
              <w:rPr>
                <w:rFonts w:ascii="Times New Roman" w:hAnsi="Times New Roman" w:cs="Times New Roman"/>
              </w:rPr>
              <w:t>1</w:t>
            </w:r>
          </w:p>
        </w:tc>
        <w:tc>
          <w:tcPr>
            <w:tcW w:w="0" w:type="auto"/>
            <w:tcBorders>
              <w:bottom w:val="single" w:sz="4" w:space="0" w:color="auto"/>
            </w:tcBorders>
            <w:vAlign w:val="center"/>
          </w:tcPr>
          <w:p w14:paraId="37E2DE6F" w14:textId="70712A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tcBorders>
              <w:bottom w:val="single" w:sz="4" w:space="0" w:color="auto"/>
            </w:tcBorders>
            <w:vAlign w:val="center"/>
          </w:tcPr>
          <w:p w14:paraId="157C186D" w14:textId="5EB90C4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w:t>
            </w:r>
            <w:r>
              <w:rPr>
                <w:rFonts w:ascii="Times New Roman" w:hAnsi="Times New Roman" w:cs="Times New Roman"/>
              </w:rPr>
              <w:t>7</w:t>
            </w:r>
          </w:p>
        </w:tc>
      </w:tr>
    </w:tbl>
    <w:p w14:paraId="224A4A7D" w14:textId="5A7DF1E1" w:rsidR="00C958E4" w:rsidRDefault="00C958E4" w:rsidP="00A53D54">
      <w:pPr>
        <w:ind w:firstLine="0"/>
        <w:rPr>
          <w:rFonts w:ascii="Times New Roman" w:hAnsi="Times New Roman" w:cs="Times New Roman"/>
        </w:rPr>
        <w:sectPr w:rsidR="00C958E4" w:rsidSect="00C958E4">
          <w:pgSz w:w="15840" w:h="12240" w:orient="landscape"/>
          <w:pgMar w:top="1440" w:right="1440" w:bottom="1440" w:left="1440" w:header="720" w:footer="720" w:gutter="0"/>
          <w:lnNumType w:countBy="1" w:restart="continuous"/>
          <w:cols w:space="720"/>
          <w:docGrid w:linePitch="360"/>
        </w:sectPr>
      </w:pPr>
      <w:r>
        <w:rPr>
          <w:rFonts w:ascii="Times New Roman" w:hAnsi="Times New Roman" w:cs="Times New Roman"/>
        </w:rPr>
        <w:br w:type="page"/>
      </w:r>
      <w:bookmarkStart w:id="82" w:name="table-3.-naa-m."/>
    </w:p>
    <w:p w14:paraId="3027FC10" w14:textId="66EB83F8"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5</w:t>
      </w:r>
      <w:r w:rsidRPr="00A53D54">
        <w:rPr>
          <w:rFonts w:ascii="Times New Roman" w:hAnsi="Times New Roman" w:cs="Times New Roman"/>
        </w:rPr>
        <w:t xml:space="preserve">. </w:t>
      </w:r>
      <w:bookmarkEnd w:id="82"/>
      <w:r w:rsidR="002A322C">
        <w:rPr>
          <w:rFonts w:ascii="Times New Roman" w:hAnsi="Times New Roman" w:cs="Times New Roman"/>
        </w:rPr>
        <w:t>Model results where both numbers-at-age (NAA) and natural mortality (</w:t>
      </w:r>
      <w:r w:rsidR="006919C1">
        <w:rPr>
          <w:rFonts w:ascii="Times New Roman" w:hAnsi="Times New Roman" w:cs="Times New Roman"/>
          <w:i/>
          <w:iCs/>
        </w:rPr>
        <w:t>M</w:t>
      </w:r>
      <w:r w:rsidR="002A322C">
        <w:rPr>
          <w:rFonts w:ascii="Times New Roman" w:hAnsi="Times New Roman" w:cs="Times New Roman"/>
        </w:rPr>
        <w:t>) were estimated as random effects.</w:t>
      </w:r>
      <w:r w:rsidR="00214D31">
        <w:rPr>
          <w:rFonts w:ascii="Times New Roman" w:hAnsi="Times New Roman" w:cs="Times New Roman"/>
        </w:rPr>
        <w:t xml:space="preserve"> NAA-M-5 had the lowest AIC but not </w:t>
      </w:r>
      <w:proofErr w:type="spellStart"/>
      <w:r w:rsidR="00214D31">
        <w:rPr>
          <w:rFonts w:ascii="Times New Roman" w:hAnsi="Times New Roman" w:cs="Times New Roman"/>
        </w:rPr>
        <w:t>Mohn’s</w:t>
      </w:r>
      <w:proofErr w:type="spellEnd"/>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NAA-M-2 had higher AIC but the lowest Mohn’s</w:t>
      </w:r>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xml:space="preserve">. Four of the models did not converge. Mohn’s </w:t>
      </w:r>
      <m:oMath>
        <m:r>
          <w:rPr>
            <w:rFonts w:ascii="Cambria Math" w:hAnsi="Cambria Math" w:cs="Times New Roman"/>
          </w:rPr>
          <m:t>ρ</m:t>
        </m:r>
      </m:oMath>
      <w:r w:rsidR="00214D31">
        <w:rPr>
          <w:rFonts w:ascii="Times New Roman" w:hAnsi="Times New Roman" w:cs="Times New Roman"/>
        </w:rPr>
        <w:t xml:space="preserve"> abbreviations: </w:t>
      </w:r>
      <w:r w:rsidR="00214D31" w:rsidRPr="00660ABD">
        <w:rPr>
          <w:rFonts w:ascii="Times New Roman" w:hAnsi="Times New Roman" w:cs="Times New Roman"/>
          <w:i/>
          <w:iCs/>
        </w:rPr>
        <w:t>R</w:t>
      </w:r>
      <w:r w:rsidR="00214D31">
        <w:rPr>
          <w:rFonts w:ascii="Times New Roman" w:hAnsi="Times New Roman" w:cs="Times New Roman"/>
        </w:rPr>
        <w:t xml:space="preserve"> = recruitment, </w:t>
      </w:r>
      <w:r w:rsidR="00214D31" w:rsidRPr="00660ABD">
        <w:rPr>
          <w:rFonts w:ascii="Times New Roman" w:hAnsi="Times New Roman" w:cs="Times New Roman"/>
          <w:i/>
          <w:iCs/>
        </w:rPr>
        <w:t>SSB</w:t>
      </w:r>
      <w:r w:rsidR="00214D31">
        <w:rPr>
          <w:rFonts w:ascii="Times New Roman" w:hAnsi="Times New Roman" w:cs="Times New Roman"/>
        </w:rPr>
        <w:t xml:space="preserve"> = spawning stock biomass, and </w:t>
      </w:r>
      <w:r w:rsidR="00214D31" w:rsidRPr="00660ABD">
        <w:rPr>
          <w:rFonts w:ascii="Times New Roman" w:hAnsi="Times New Roman" w:cs="Times New Roman"/>
          <w:i/>
          <w:iCs/>
        </w:rPr>
        <w:t>F</w:t>
      </w:r>
      <w:r w:rsidR="00214D31">
        <w:rPr>
          <w:rFonts w:ascii="Times New Roman" w:hAnsi="Times New Roman" w:cs="Times New Roman"/>
        </w:rPr>
        <w:t xml:space="preserve"> = fishing mortality averaged over ages 4-5.</w:t>
      </w:r>
    </w:p>
    <w:tbl>
      <w:tblPr>
        <w:tblStyle w:val="Table"/>
        <w:tblW w:w="0" w:type="auto"/>
        <w:tblLook w:val="07E0" w:firstRow="1" w:lastRow="1" w:firstColumn="1" w:lastColumn="1" w:noHBand="1" w:noVBand="1"/>
      </w:tblPr>
      <w:tblGrid>
        <w:gridCol w:w="1230"/>
        <w:gridCol w:w="2061"/>
        <w:gridCol w:w="1788"/>
        <w:gridCol w:w="590"/>
        <w:gridCol w:w="222"/>
        <w:gridCol w:w="1196"/>
        <w:gridCol w:w="956"/>
        <w:gridCol w:w="760"/>
        <w:gridCol w:w="222"/>
        <w:gridCol w:w="716"/>
        <w:gridCol w:w="716"/>
        <w:gridCol w:w="716"/>
      </w:tblGrid>
      <w:tr w:rsidR="0042447A" w:rsidRPr="00A53D54" w14:paraId="2D846D0D" w14:textId="77777777" w:rsidTr="0042447A">
        <w:trPr>
          <w:trHeight w:val="360"/>
        </w:trPr>
        <w:tc>
          <w:tcPr>
            <w:tcW w:w="0" w:type="auto"/>
            <w:tcBorders>
              <w:top w:val="single" w:sz="4" w:space="0" w:color="auto"/>
            </w:tcBorders>
            <w:vAlign w:val="center"/>
          </w:tcPr>
          <w:p w14:paraId="3A11D378" w14:textId="77777777" w:rsidR="0042447A" w:rsidRPr="00A53D54" w:rsidRDefault="0042447A" w:rsidP="0042447A">
            <w:pPr>
              <w:spacing w:after="0"/>
              <w:ind w:firstLine="0"/>
              <w:jc w:val="center"/>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1CB594D5" w14:textId="061EC40E" w:rsidR="0042447A" w:rsidRPr="00A53D54" w:rsidRDefault="0042447A" w:rsidP="0042447A">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7733D57B" w14:textId="77777777" w:rsidR="0042447A" w:rsidRDefault="0042447A" w:rsidP="0042447A">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65FEFDEB" w14:textId="09720B9A" w:rsidR="0042447A" w:rsidRPr="00A53D54" w:rsidRDefault="0042447A" w:rsidP="0042447A">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45CF8D27" w14:textId="77777777" w:rsidR="0042447A" w:rsidRDefault="0042447A" w:rsidP="0042447A">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73C02626" w14:textId="01DAE6A9" w:rsidR="0042447A" w:rsidRPr="00A53D54" w:rsidRDefault="0042447A" w:rsidP="0042447A">
            <w:pPr>
              <w:spacing w:after="0"/>
              <w:ind w:firstLine="0"/>
              <w:rPr>
                <w:rFonts w:ascii="Times New Roman" w:hAnsi="Times New Roman" w:cs="Times New Roman"/>
              </w:rPr>
            </w:pP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p>
        </w:tc>
      </w:tr>
      <w:tr w:rsidR="0042447A" w:rsidRPr="00A53D54" w14:paraId="42AC27F8" w14:textId="77777777" w:rsidTr="0042447A">
        <w:trPr>
          <w:trHeight w:val="360"/>
        </w:trPr>
        <w:tc>
          <w:tcPr>
            <w:tcW w:w="0" w:type="auto"/>
            <w:tcBorders>
              <w:bottom w:val="single" w:sz="0" w:space="0" w:color="auto"/>
            </w:tcBorders>
            <w:vAlign w:val="center"/>
          </w:tcPr>
          <w:p w14:paraId="08FDBB05"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bottom w:val="single" w:sz="0" w:space="0" w:color="auto"/>
            </w:tcBorders>
            <w:vAlign w:val="center"/>
          </w:tcPr>
          <w:p w14:paraId="08FC740E" w14:textId="6092302C"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w:t>
            </w:r>
          </w:p>
        </w:tc>
        <w:tc>
          <w:tcPr>
            <w:tcW w:w="0" w:type="auto"/>
            <w:tcBorders>
              <w:bottom w:val="single" w:sz="0" w:space="0" w:color="auto"/>
            </w:tcBorders>
            <w:vAlign w:val="center"/>
          </w:tcPr>
          <w:p w14:paraId="57FCEA44" w14:textId="0B22C68E" w:rsidR="0042447A" w:rsidRPr="00A53D54" w:rsidRDefault="0042447A" w:rsidP="0042447A">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bottom w:val="single" w:sz="0" w:space="0" w:color="auto"/>
            </w:tcBorders>
            <w:vAlign w:val="center"/>
          </w:tcPr>
          <w:p w14:paraId="1CB420DA" w14:textId="3EE3CC7D" w:rsidR="0042447A" w:rsidRPr="00A53D54" w:rsidRDefault="00D2073D"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bottom w:val="single" w:sz="0" w:space="0" w:color="auto"/>
            </w:tcBorders>
            <w:vAlign w:val="center"/>
          </w:tcPr>
          <w:p w14:paraId="62D637C4"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455CFF1F" w14:textId="1A91B4E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bottom w:val="single" w:sz="0" w:space="0" w:color="auto"/>
            </w:tcBorders>
            <w:vAlign w:val="center"/>
          </w:tcPr>
          <w:p w14:paraId="1BB41D62"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bottom w:val="single" w:sz="0" w:space="0" w:color="auto"/>
            </w:tcBorders>
            <w:vAlign w:val="center"/>
          </w:tcPr>
          <w:p w14:paraId="67D7F943" w14:textId="77777777" w:rsidR="0042447A" w:rsidRPr="00A53D54" w:rsidRDefault="0042447A" w:rsidP="0042447A">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5C58F3A"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6382762D" w14:textId="15B9C54A" w:rsidR="0042447A" w:rsidRPr="00A53D54" w:rsidRDefault="00D2073D"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bottom w:val="single" w:sz="0" w:space="0" w:color="auto"/>
            </w:tcBorders>
            <w:vAlign w:val="center"/>
          </w:tcPr>
          <w:p w14:paraId="1EFC7956" w14:textId="530ADBB6" w:rsidR="0042447A" w:rsidRPr="00A53D54" w:rsidRDefault="00D2073D"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bottom w:val="single" w:sz="0" w:space="0" w:color="auto"/>
            </w:tcBorders>
            <w:vAlign w:val="center"/>
          </w:tcPr>
          <w:p w14:paraId="56C79BAD" w14:textId="1D0E7359" w:rsidR="0042447A" w:rsidRPr="00A53D54" w:rsidRDefault="00D2073D"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42447A" w:rsidRPr="00A53D54" w14:paraId="4C6FF13E" w14:textId="77777777" w:rsidTr="0042447A">
        <w:trPr>
          <w:trHeight w:val="504"/>
        </w:trPr>
        <w:tc>
          <w:tcPr>
            <w:tcW w:w="0" w:type="auto"/>
            <w:vAlign w:val="center"/>
          </w:tcPr>
          <w:p w14:paraId="6186330D"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NAA-M-1</w:t>
            </w:r>
          </w:p>
        </w:tc>
        <w:tc>
          <w:tcPr>
            <w:tcW w:w="0" w:type="auto"/>
            <w:vAlign w:val="center"/>
          </w:tcPr>
          <w:p w14:paraId="74617161" w14:textId="720A9A7B" w:rsidR="0042447A" w:rsidRPr="00A53D54" w:rsidRDefault="00D2073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59479983" w14:textId="7C8FAE4E" w:rsidR="0042447A" w:rsidRPr="00A53D54" w:rsidRDefault="00D2073D"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2AD9196C" w14:textId="2268B201"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C7E43EF"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65B10E1D" w14:textId="4F265456"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-1051.090</w:t>
            </w:r>
          </w:p>
        </w:tc>
        <w:tc>
          <w:tcPr>
            <w:tcW w:w="0" w:type="auto"/>
            <w:vAlign w:val="center"/>
          </w:tcPr>
          <w:p w14:paraId="54774C1F"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-1942.2</w:t>
            </w:r>
          </w:p>
        </w:tc>
        <w:tc>
          <w:tcPr>
            <w:tcW w:w="0" w:type="auto"/>
            <w:vAlign w:val="center"/>
          </w:tcPr>
          <w:p w14:paraId="7FB01614"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17.3</w:t>
            </w:r>
          </w:p>
        </w:tc>
        <w:tc>
          <w:tcPr>
            <w:tcW w:w="0" w:type="auto"/>
            <w:vAlign w:val="center"/>
          </w:tcPr>
          <w:p w14:paraId="2ACCE72F"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14BEEC9" w14:textId="22964E6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0.20</w:t>
            </w:r>
          </w:p>
        </w:tc>
        <w:tc>
          <w:tcPr>
            <w:tcW w:w="0" w:type="auto"/>
            <w:vAlign w:val="center"/>
          </w:tcPr>
          <w:p w14:paraId="79144FAF" w14:textId="7C7199B9"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1B41F565" w14:textId="573FE3F2"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-0.09</w:t>
            </w:r>
          </w:p>
        </w:tc>
      </w:tr>
      <w:tr w:rsidR="0042447A" w:rsidRPr="00A53D54" w14:paraId="6E9EDDC5" w14:textId="77777777" w:rsidTr="0042447A">
        <w:trPr>
          <w:trHeight w:val="504"/>
        </w:trPr>
        <w:tc>
          <w:tcPr>
            <w:tcW w:w="0" w:type="auto"/>
            <w:vAlign w:val="center"/>
          </w:tcPr>
          <w:p w14:paraId="7D86B149"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NAA-M-2</w:t>
            </w:r>
          </w:p>
        </w:tc>
        <w:tc>
          <w:tcPr>
            <w:tcW w:w="0" w:type="auto"/>
            <w:vAlign w:val="center"/>
          </w:tcPr>
          <w:p w14:paraId="334C2E96" w14:textId="7FDA9FA3" w:rsidR="0042447A" w:rsidRPr="00A53D54" w:rsidRDefault="00D2073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0CA40E15" w14:textId="5F0F856A" w:rsidR="0042447A" w:rsidRPr="00A53D54" w:rsidRDefault="00D2073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0CBCEA17" w14:textId="77ADFE1D"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3120DF35"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66D1925" w14:textId="6300CF62"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-1048.691</w:t>
            </w:r>
          </w:p>
        </w:tc>
        <w:tc>
          <w:tcPr>
            <w:tcW w:w="0" w:type="auto"/>
            <w:vAlign w:val="center"/>
          </w:tcPr>
          <w:p w14:paraId="626A8166"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-1933.4</w:t>
            </w:r>
          </w:p>
        </w:tc>
        <w:tc>
          <w:tcPr>
            <w:tcW w:w="0" w:type="auto"/>
            <w:vAlign w:val="center"/>
          </w:tcPr>
          <w:p w14:paraId="2AF3018B"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26.1</w:t>
            </w:r>
          </w:p>
        </w:tc>
        <w:tc>
          <w:tcPr>
            <w:tcW w:w="0" w:type="auto"/>
            <w:vAlign w:val="center"/>
          </w:tcPr>
          <w:p w14:paraId="1F71B86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78F0305" w14:textId="2005A6DC"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-0.22</w:t>
            </w:r>
          </w:p>
        </w:tc>
        <w:tc>
          <w:tcPr>
            <w:tcW w:w="0" w:type="auto"/>
            <w:vAlign w:val="center"/>
          </w:tcPr>
          <w:p w14:paraId="5473A245" w14:textId="393E50B5"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2</w:t>
            </w:r>
          </w:p>
        </w:tc>
        <w:tc>
          <w:tcPr>
            <w:tcW w:w="0" w:type="auto"/>
            <w:vAlign w:val="center"/>
          </w:tcPr>
          <w:p w14:paraId="73250788" w14:textId="76BB51AD"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42447A" w:rsidRPr="00A53D54" w14:paraId="75952C05" w14:textId="77777777" w:rsidTr="0042447A">
        <w:trPr>
          <w:trHeight w:val="504"/>
        </w:trPr>
        <w:tc>
          <w:tcPr>
            <w:tcW w:w="0" w:type="auto"/>
            <w:vAlign w:val="center"/>
          </w:tcPr>
          <w:p w14:paraId="5FAEC806"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NAA-M-3</w:t>
            </w:r>
          </w:p>
        </w:tc>
        <w:tc>
          <w:tcPr>
            <w:tcW w:w="0" w:type="auto"/>
            <w:vAlign w:val="center"/>
          </w:tcPr>
          <w:p w14:paraId="4F3C78F4" w14:textId="6283EFC7" w:rsidR="0042447A" w:rsidRPr="00A53D54" w:rsidRDefault="00D2073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5DF8FC42" w14:textId="543C673C" w:rsidR="0042447A" w:rsidRPr="00A53D54" w:rsidRDefault="00D2073D"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33F26517"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4096DBDD"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51CF985" w14:textId="551FD0B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39D5F2C"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758FE90"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A3C86E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C2AC397" w14:textId="68BBDDE5"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9E3345"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321DFD7"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57889153" w14:textId="77777777" w:rsidTr="0042447A">
        <w:trPr>
          <w:trHeight w:val="504"/>
        </w:trPr>
        <w:tc>
          <w:tcPr>
            <w:tcW w:w="0" w:type="auto"/>
            <w:vAlign w:val="center"/>
          </w:tcPr>
          <w:p w14:paraId="76C6B1D3"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NAA-M-4</w:t>
            </w:r>
          </w:p>
        </w:tc>
        <w:tc>
          <w:tcPr>
            <w:tcW w:w="0" w:type="auto"/>
            <w:vAlign w:val="center"/>
          </w:tcPr>
          <w:p w14:paraId="3FA0EF27" w14:textId="3FB84E2C" w:rsidR="0042447A" w:rsidRPr="00A53D54" w:rsidRDefault="00D2073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1C037C9E" w14:textId="30226EBA" w:rsidR="0042447A" w:rsidRPr="00A53D54" w:rsidRDefault="00D2073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4CD07DE2"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4A05F92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57A21B0" w14:textId="767D8FE3"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-1054.627</w:t>
            </w:r>
          </w:p>
        </w:tc>
        <w:tc>
          <w:tcPr>
            <w:tcW w:w="0" w:type="auto"/>
            <w:vAlign w:val="center"/>
          </w:tcPr>
          <w:p w14:paraId="696B4DED"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-1943.3</w:t>
            </w:r>
          </w:p>
        </w:tc>
        <w:tc>
          <w:tcPr>
            <w:tcW w:w="0" w:type="auto"/>
            <w:vAlign w:val="center"/>
          </w:tcPr>
          <w:p w14:paraId="54997A01"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16.2</w:t>
            </w:r>
          </w:p>
        </w:tc>
        <w:tc>
          <w:tcPr>
            <w:tcW w:w="0" w:type="auto"/>
            <w:vAlign w:val="center"/>
          </w:tcPr>
          <w:p w14:paraId="483DCB9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EEA4A56" w14:textId="016A0D5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w:t>
            </w:r>
            <w:r>
              <w:rPr>
                <w:rFonts w:ascii="Times New Roman" w:hAnsi="Times New Roman" w:cs="Times New Roman"/>
              </w:rPr>
              <w:t>0</w:t>
            </w:r>
            <w:r w:rsidRPr="00A53D54">
              <w:rPr>
                <w:rFonts w:ascii="Times New Roman" w:hAnsi="Times New Roman" w:cs="Times New Roman"/>
              </w:rPr>
              <w:t>.5</w:t>
            </w:r>
            <w:r>
              <w:rPr>
                <w:rFonts w:ascii="Times New Roman" w:hAnsi="Times New Roman" w:cs="Times New Roman"/>
              </w:rPr>
              <w:t>2</w:t>
            </w:r>
          </w:p>
        </w:tc>
        <w:tc>
          <w:tcPr>
            <w:tcW w:w="0" w:type="auto"/>
            <w:vAlign w:val="center"/>
          </w:tcPr>
          <w:p w14:paraId="1D329425" w14:textId="26AB0639"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-0.28</w:t>
            </w:r>
          </w:p>
        </w:tc>
        <w:tc>
          <w:tcPr>
            <w:tcW w:w="0" w:type="auto"/>
            <w:vAlign w:val="center"/>
          </w:tcPr>
          <w:p w14:paraId="386A0D2F" w14:textId="76A923C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0.54</w:t>
            </w:r>
          </w:p>
        </w:tc>
      </w:tr>
      <w:tr w:rsidR="0042447A" w:rsidRPr="00A53D54" w14:paraId="614D2E71" w14:textId="77777777" w:rsidTr="0042447A">
        <w:trPr>
          <w:trHeight w:val="504"/>
        </w:trPr>
        <w:tc>
          <w:tcPr>
            <w:tcW w:w="0" w:type="auto"/>
            <w:vAlign w:val="center"/>
          </w:tcPr>
          <w:p w14:paraId="2D3C0168"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NAA-M-5</w:t>
            </w:r>
          </w:p>
        </w:tc>
        <w:tc>
          <w:tcPr>
            <w:tcW w:w="0" w:type="auto"/>
            <w:vAlign w:val="center"/>
          </w:tcPr>
          <w:p w14:paraId="720ECDF7" w14:textId="7BFD732B" w:rsidR="0042447A" w:rsidRPr="00A53D54" w:rsidRDefault="00D2073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3D007F1B" w14:textId="2EF7F482" w:rsidR="0042447A" w:rsidRPr="00A53D54" w:rsidRDefault="00D2073D"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57190ABF" w14:textId="72CDBD3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97566D2"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6BE165A" w14:textId="6234AA48"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-1061.727</w:t>
            </w:r>
          </w:p>
        </w:tc>
        <w:tc>
          <w:tcPr>
            <w:tcW w:w="0" w:type="auto"/>
            <w:vAlign w:val="center"/>
          </w:tcPr>
          <w:p w14:paraId="756C7A25"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-1959.5</w:t>
            </w:r>
          </w:p>
        </w:tc>
        <w:tc>
          <w:tcPr>
            <w:tcW w:w="0" w:type="auto"/>
            <w:vAlign w:val="center"/>
          </w:tcPr>
          <w:p w14:paraId="5D96DC98"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vAlign w:val="center"/>
          </w:tcPr>
          <w:p w14:paraId="19B24238"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99967F" w14:textId="56205C98"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0.5</w:t>
            </w:r>
            <w:r>
              <w:rPr>
                <w:rFonts w:ascii="Times New Roman" w:hAnsi="Times New Roman" w:cs="Times New Roman"/>
              </w:rPr>
              <w:t>2</w:t>
            </w:r>
          </w:p>
        </w:tc>
        <w:tc>
          <w:tcPr>
            <w:tcW w:w="0" w:type="auto"/>
            <w:vAlign w:val="center"/>
          </w:tcPr>
          <w:p w14:paraId="422F79D4" w14:textId="178D7031"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0.10</w:t>
            </w:r>
          </w:p>
        </w:tc>
        <w:tc>
          <w:tcPr>
            <w:tcW w:w="0" w:type="auto"/>
            <w:vAlign w:val="center"/>
          </w:tcPr>
          <w:p w14:paraId="32617EE0" w14:textId="666C609E"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42447A" w:rsidRPr="00A53D54" w14:paraId="30BAF044" w14:textId="77777777" w:rsidTr="0042447A">
        <w:trPr>
          <w:trHeight w:val="504"/>
        </w:trPr>
        <w:tc>
          <w:tcPr>
            <w:tcW w:w="0" w:type="auto"/>
            <w:vAlign w:val="center"/>
          </w:tcPr>
          <w:p w14:paraId="68FB816F"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NAA-M-6</w:t>
            </w:r>
          </w:p>
        </w:tc>
        <w:tc>
          <w:tcPr>
            <w:tcW w:w="0" w:type="auto"/>
            <w:vAlign w:val="center"/>
          </w:tcPr>
          <w:p w14:paraId="13A17E1B" w14:textId="147D0D04" w:rsidR="0042447A" w:rsidRPr="00A53D54" w:rsidRDefault="00D2073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356F922C" w14:textId="274B2BAA" w:rsidR="0042447A" w:rsidRPr="00A53D54" w:rsidRDefault="00D2073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14477CF3" w14:textId="1F8B5BDE"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509671E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5913D63" w14:textId="47F657E3"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ECC0E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38B131C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A9603F4"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0CEE993" w14:textId="66A31CD5"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CE356D0"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58863C0F"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641D1B5B" w14:textId="77777777" w:rsidTr="0042447A">
        <w:trPr>
          <w:trHeight w:val="504"/>
        </w:trPr>
        <w:tc>
          <w:tcPr>
            <w:tcW w:w="0" w:type="auto"/>
            <w:vAlign w:val="center"/>
          </w:tcPr>
          <w:p w14:paraId="0EA03693"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NAA-M-7</w:t>
            </w:r>
          </w:p>
        </w:tc>
        <w:tc>
          <w:tcPr>
            <w:tcW w:w="0" w:type="auto"/>
            <w:vAlign w:val="center"/>
          </w:tcPr>
          <w:p w14:paraId="335A5F06" w14:textId="22D3472C" w:rsidR="0042447A" w:rsidRPr="00A53D54" w:rsidRDefault="00D2073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2CFC36CF" w14:textId="7862D960" w:rsidR="0042447A" w:rsidRPr="00A53D54" w:rsidRDefault="00D2073D"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62CF5D91"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157F6DF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845709F" w14:textId="369BE3D0"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AFE61A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BF4E7A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A30B28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D6712E1" w14:textId="082262B0"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64C4AA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67D7FD4B"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33A38F63" w14:textId="77777777" w:rsidTr="0042447A">
        <w:trPr>
          <w:trHeight w:val="504"/>
        </w:trPr>
        <w:tc>
          <w:tcPr>
            <w:tcW w:w="0" w:type="auto"/>
            <w:tcBorders>
              <w:bottom w:val="single" w:sz="4" w:space="0" w:color="auto"/>
            </w:tcBorders>
            <w:vAlign w:val="center"/>
          </w:tcPr>
          <w:p w14:paraId="4BAF6E97"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NAA-M-8</w:t>
            </w:r>
          </w:p>
        </w:tc>
        <w:tc>
          <w:tcPr>
            <w:tcW w:w="0" w:type="auto"/>
            <w:tcBorders>
              <w:bottom w:val="single" w:sz="4" w:space="0" w:color="auto"/>
            </w:tcBorders>
            <w:vAlign w:val="center"/>
          </w:tcPr>
          <w:p w14:paraId="24326C5A" w14:textId="2609955A" w:rsidR="0042447A" w:rsidRPr="00A53D54" w:rsidRDefault="00D2073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3D7375D6" w14:textId="2091FAF6" w:rsidR="0042447A" w:rsidRPr="00A53D54" w:rsidRDefault="00D2073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tcBorders>
              <w:bottom w:val="single" w:sz="4" w:space="0" w:color="auto"/>
            </w:tcBorders>
            <w:vAlign w:val="center"/>
          </w:tcPr>
          <w:p w14:paraId="117C74FA"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tcBorders>
              <w:bottom w:val="single" w:sz="4" w:space="0" w:color="auto"/>
            </w:tcBorders>
            <w:vAlign w:val="center"/>
          </w:tcPr>
          <w:p w14:paraId="06886FDA"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EA05350" w14:textId="54A9860C"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17A9229F"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EA1D94B"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4DE17AB"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21A008B" w14:textId="293D0463"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A93965C"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7AFC144C" w14:textId="77777777" w:rsidR="0042447A" w:rsidRPr="00A53D54" w:rsidRDefault="0042447A" w:rsidP="0042447A">
            <w:pPr>
              <w:spacing w:after="0"/>
              <w:ind w:firstLine="0"/>
              <w:jc w:val="center"/>
              <w:rPr>
                <w:rFonts w:ascii="Times New Roman" w:hAnsi="Times New Roman" w:cs="Times New Roman"/>
              </w:rPr>
            </w:pPr>
          </w:p>
        </w:tc>
      </w:tr>
    </w:tbl>
    <w:p w14:paraId="5CE31AA2" w14:textId="77777777" w:rsidR="002A322C" w:rsidRDefault="002A322C">
      <w:pPr>
        <w:ind w:firstLine="0"/>
        <w:rPr>
          <w:rFonts w:ascii="Times New Roman" w:hAnsi="Times New Roman" w:cs="Times New Roman"/>
        </w:rPr>
      </w:pPr>
      <w:bookmarkStart w:id="83" w:name="table-4.-naa-m-cpi."/>
      <w:r>
        <w:rPr>
          <w:rFonts w:ascii="Times New Roman" w:hAnsi="Times New Roman" w:cs="Times New Roman"/>
        </w:rPr>
        <w:br w:type="page"/>
      </w:r>
    </w:p>
    <w:p w14:paraId="59F5F7F2" w14:textId="77777777" w:rsidR="0042447A" w:rsidRDefault="0042447A" w:rsidP="00A53D54">
      <w:pPr>
        <w:ind w:firstLine="0"/>
        <w:rPr>
          <w:rFonts w:ascii="Times New Roman" w:hAnsi="Times New Roman" w:cs="Times New Roman"/>
        </w:rPr>
        <w:sectPr w:rsidR="0042447A" w:rsidSect="0042447A">
          <w:pgSz w:w="15840" w:h="12240" w:orient="landscape"/>
          <w:pgMar w:top="1440" w:right="1440" w:bottom="1440" w:left="1440" w:header="720" w:footer="720" w:gutter="0"/>
          <w:lnNumType w:countBy="1" w:restart="continuous"/>
          <w:cols w:space="720"/>
          <w:docGrid w:linePitch="360"/>
        </w:sectPr>
      </w:pPr>
    </w:p>
    <w:bookmarkEnd w:id="83"/>
    <w:p w14:paraId="731DD25D" w14:textId="76F7720D" w:rsidR="00DB57DB" w:rsidRPr="00A53D54" w:rsidRDefault="00DB57DB" w:rsidP="00DB57DB">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6</w:t>
      </w:r>
      <w:r w:rsidRPr="00A53D54">
        <w:rPr>
          <w:rFonts w:ascii="Times New Roman" w:hAnsi="Times New Roman" w:cs="Times New Roman"/>
        </w:rPr>
        <w:t xml:space="preserve">. </w:t>
      </w:r>
      <w:r>
        <w:rPr>
          <w:rFonts w:ascii="Times New Roman" w:hAnsi="Times New Roman" w:cs="Times New Roman"/>
        </w:rPr>
        <w:t xml:space="preserve">Results from models that estimated an effect of the Cold Pool Index (CPI) on recruitment, </w:t>
      </w:r>
      <w:r w:rsidR="004502E4">
        <w:rPr>
          <w:rFonts w:ascii="Times New Roman" w:hAnsi="Times New Roman" w:cs="Times New Roman"/>
        </w:rPr>
        <w:t>in addition to</w:t>
      </w:r>
      <w:r>
        <w:rPr>
          <w:rFonts w:ascii="Times New Roman" w:hAnsi="Times New Roman" w:cs="Times New Roman"/>
        </w:rPr>
        <w:t xml:space="preserve"> random effects on numbers-at-age (NAA) and natural mortality (</w:t>
      </w:r>
      <w:r w:rsidR="006919C1">
        <w:rPr>
          <w:rFonts w:ascii="Times New Roman" w:hAnsi="Times New Roman" w:cs="Times New Roman"/>
          <w:i/>
          <w:iCs/>
        </w:rPr>
        <w:t>M</w:t>
      </w:r>
      <w:r w:rsidR="004502E4">
        <w:rPr>
          <w:rFonts w:ascii="Times New Roman" w:hAnsi="Times New Roman" w:cs="Times New Roman"/>
        </w:rPr>
        <w:t>).</w:t>
      </w:r>
      <w:r>
        <w:rPr>
          <w:rFonts w:ascii="Times New Roman" w:hAnsi="Times New Roman" w:cs="Times New Roman"/>
        </w:rPr>
        <w:t xml:space="preserve"> NAA-M-</w:t>
      </w:r>
      <w:r w:rsidR="004502E4">
        <w:rPr>
          <w:rFonts w:ascii="Times New Roman" w:hAnsi="Times New Roman" w:cs="Times New Roman"/>
        </w:rPr>
        <w:t>CPI-</w:t>
      </w:r>
      <w:r w:rsidR="0080397D">
        <w:rPr>
          <w:rFonts w:ascii="Times New Roman" w:hAnsi="Times New Roman" w:cs="Times New Roman"/>
        </w:rPr>
        <w:t>4</w:t>
      </w:r>
      <w:r>
        <w:rPr>
          <w:rFonts w:ascii="Times New Roman" w:hAnsi="Times New Roman" w:cs="Times New Roman"/>
        </w:rPr>
        <w:t xml:space="preserve"> had the lowest AIC but not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NAA-M-</w:t>
      </w:r>
      <w:r w:rsidR="004502E4">
        <w:rPr>
          <w:rFonts w:ascii="Times New Roman" w:hAnsi="Times New Roman" w:cs="Times New Roman"/>
        </w:rPr>
        <w:t>CPI-</w:t>
      </w:r>
      <w:r>
        <w:rPr>
          <w:rFonts w:ascii="Times New Roman" w:hAnsi="Times New Roman" w:cs="Times New Roman"/>
        </w:rPr>
        <w:t xml:space="preserve">2 had higher AIC but the lowest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w:t>
      </w:r>
      <w:r w:rsidR="004502E4">
        <w:rPr>
          <w:rFonts w:ascii="Times New Roman" w:hAnsi="Times New Roman" w:cs="Times New Roman"/>
        </w:rPr>
        <w:t xml:space="preserve"> </w:t>
      </w:r>
      <w:r w:rsidR="0080397D">
        <w:rPr>
          <w:rFonts w:ascii="Times New Roman" w:hAnsi="Times New Roman" w:cs="Times New Roman"/>
        </w:rPr>
        <w:t xml:space="preserve">NAA-M-CPI-5 did not converge. </w:t>
      </w: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xml:space="preserve"> abbreviations: </w:t>
      </w:r>
      <w:r w:rsidRPr="00660ABD">
        <w:rPr>
          <w:rFonts w:ascii="Times New Roman" w:hAnsi="Times New Roman" w:cs="Times New Roman"/>
          <w:i/>
          <w:iCs/>
        </w:rPr>
        <w:t>R</w:t>
      </w:r>
      <w:r>
        <w:rPr>
          <w:rFonts w:ascii="Times New Roman" w:hAnsi="Times New Roman" w:cs="Times New Roman"/>
        </w:rPr>
        <w:t xml:space="preserve"> = recruitment, </w:t>
      </w:r>
      <w:r w:rsidRPr="00660ABD">
        <w:rPr>
          <w:rFonts w:ascii="Times New Roman" w:hAnsi="Times New Roman" w:cs="Times New Roman"/>
          <w:i/>
          <w:iCs/>
        </w:rPr>
        <w:t>SSB</w:t>
      </w:r>
      <w:r>
        <w:rPr>
          <w:rFonts w:ascii="Times New Roman" w:hAnsi="Times New Roman" w:cs="Times New Roman"/>
        </w:rPr>
        <w:t xml:space="preserve"> = spawning stock biomass, and </w:t>
      </w:r>
      <w:r w:rsidRPr="00660ABD">
        <w:rPr>
          <w:rFonts w:ascii="Times New Roman" w:hAnsi="Times New Roman" w:cs="Times New Roman"/>
          <w:i/>
          <w:iCs/>
        </w:rPr>
        <w:t>F</w:t>
      </w:r>
      <w:r>
        <w:rPr>
          <w:rFonts w:ascii="Times New Roman" w:hAnsi="Times New Roman" w:cs="Times New Roman"/>
        </w:rPr>
        <w:t xml:space="preserve"> = fishing mortality averaged over ages 4-5.</w:t>
      </w:r>
    </w:p>
    <w:tbl>
      <w:tblPr>
        <w:tblStyle w:val="Table"/>
        <w:tblW w:w="0" w:type="auto"/>
        <w:tblLook w:val="07E0" w:firstRow="1" w:lastRow="1" w:firstColumn="1" w:lastColumn="1" w:noHBand="1" w:noVBand="1"/>
      </w:tblPr>
      <w:tblGrid>
        <w:gridCol w:w="1683"/>
        <w:gridCol w:w="2061"/>
        <w:gridCol w:w="1788"/>
        <w:gridCol w:w="590"/>
        <w:gridCol w:w="222"/>
        <w:gridCol w:w="1196"/>
        <w:gridCol w:w="956"/>
        <w:gridCol w:w="760"/>
        <w:gridCol w:w="222"/>
        <w:gridCol w:w="716"/>
        <w:gridCol w:w="716"/>
        <w:gridCol w:w="716"/>
      </w:tblGrid>
      <w:tr w:rsidR="00DB57DB" w:rsidRPr="00A53D54" w14:paraId="3B5E6E88" w14:textId="77777777" w:rsidTr="004502E4">
        <w:trPr>
          <w:trHeight w:val="360"/>
        </w:trPr>
        <w:tc>
          <w:tcPr>
            <w:tcW w:w="0" w:type="auto"/>
            <w:tcBorders>
              <w:top w:val="single" w:sz="4" w:space="0" w:color="auto"/>
            </w:tcBorders>
            <w:vAlign w:val="center"/>
          </w:tcPr>
          <w:p w14:paraId="043E52F9" w14:textId="77777777" w:rsidR="00DB57DB" w:rsidRPr="00A53D54" w:rsidRDefault="00DB57DB" w:rsidP="004502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2DB69DD9" w14:textId="72BD583F" w:rsidR="00DB57DB" w:rsidRPr="00A53D54" w:rsidRDefault="00DB57DB" w:rsidP="004502E4">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1BC2B59D" w14:textId="77777777" w:rsidR="00DB57DB" w:rsidRDefault="00DB57DB" w:rsidP="004502E4">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37734E54" w14:textId="01044474" w:rsidR="00DB57DB" w:rsidRPr="00A53D54" w:rsidRDefault="00DB57DB" w:rsidP="004502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3A5CA524" w14:textId="77777777" w:rsidR="00DB57DB" w:rsidRDefault="00DB57DB" w:rsidP="004502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24F73950" w14:textId="56815311" w:rsidR="00DB57DB" w:rsidRPr="00A53D54" w:rsidRDefault="00DB57DB" w:rsidP="004502E4">
            <w:pPr>
              <w:spacing w:after="0"/>
              <w:ind w:firstLine="0"/>
              <w:rPr>
                <w:rFonts w:ascii="Times New Roman" w:eastAsia="Calibri" w:hAnsi="Times New Roman" w:cs="Times New Roman"/>
              </w:rPr>
            </w:pP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p>
        </w:tc>
      </w:tr>
      <w:tr w:rsidR="00DB57DB" w:rsidRPr="00A53D54" w14:paraId="1F3FFA6B" w14:textId="77777777" w:rsidTr="004502E4">
        <w:trPr>
          <w:trHeight w:val="360"/>
        </w:trPr>
        <w:tc>
          <w:tcPr>
            <w:tcW w:w="0" w:type="auto"/>
            <w:tcBorders>
              <w:bottom w:val="single" w:sz="0" w:space="0" w:color="auto"/>
            </w:tcBorders>
            <w:vAlign w:val="center"/>
          </w:tcPr>
          <w:p w14:paraId="7F024A73" w14:textId="5A58547C"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top w:val="single" w:sz="4" w:space="0" w:color="auto"/>
              <w:bottom w:val="single" w:sz="0" w:space="0" w:color="auto"/>
            </w:tcBorders>
            <w:vAlign w:val="center"/>
          </w:tcPr>
          <w:p w14:paraId="15EF0D6C" w14:textId="59CFE332" w:rsidR="00DB57DB" w:rsidRPr="00A53D54" w:rsidRDefault="00DB57DB" w:rsidP="00B36071">
            <w:pPr>
              <w:spacing w:after="0"/>
              <w:ind w:firstLine="0"/>
              <w:jc w:val="center"/>
              <w:rPr>
                <w:rFonts w:ascii="Times New Roman" w:hAnsi="Times New Roman" w:cs="Times New Roman"/>
              </w:rPr>
            </w:pPr>
            <w:r>
              <w:rPr>
                <w:rFonts w:ascii="Times New Roman" w:hAnsi="Times New Roman" w:cs="Times New Roman"/>
              </w:rPr>
              <w:t>NAA</w:t>
            </w:r>
          </w:p>
        </w:tc>
        <w:tc>
          <w:tcPr>
            <w:tcW w:w="0" w:type="auto"/>
            <w:tcBorders>
              <w:top w:val="single" w:sz="4" w:space="0" w:color="auto"/>
              <w:bottom w:val="single" w:sz="0" w:space="0" w:color="auto"/>
            </w:tcBorders>
            <w:vAlign w:val="center"/>
          </w:tcPr>
          <w:p w14:paraId="0EE2B497" w14:textId="56308DEC" w:rsidR="00DB57DB" w:rsidRPr="00A53D54" w:rsidRDefault="00DB57DB" w:rsidP="00B36071">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top w:val="single" w:sz="4" w:space="0" w:color="auto"/>
              <w:bottom w:val="single" w:sz="0" w:space="0" w:color="auto"/>
            </w:tcBorders>
            <w:vAlign w:val="center"/>
          </w:tcPr>
          <w:p w14:paraId="2A36BBDB" w14:textId="1DB5C020" w:rsidR="00DB57DB" w:rsidRPr="00A53D54" w:rsidRDefault="00D2073D"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bottom w:val="single" w:sz="0" w:space="0" w:color="auto"/>
            </w:tcBorders>
            <w:vAlign w:val="center"/>
          </w:tcPr>
          <w:p w14:paraId="70101A9F" w14:textId="77777777" w:rsidR="00DB57DB" w:rsidRPr="00A53D54" w:rsidRDefault="00DB57DB" w:rsidP="00B36071">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10D1807A" w14:textId="19A2AA05"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r w:rsidR="00750BD4">
              <w:rPr>
                <w:rFonts w:ascii="Times New Roman" w:eastAsiaTheme="minorEastAsia" w:hAnsi="Times New Roman" w:cs="Times New Roman"/>
              </w:rPr>
              <w:t>*</w:t>
            </w:r>
          </w:p>
        </w:tc>
        <w:tc>
          <w:tcPr>
            <w:tcW w:w="0" w:type="auto"/>
            <w:tcBorders>
              <w:top w:val="single" w:sz="4" w:space="0" w:color="auto"/>
              <w:bottom w:val="single" w:sz="0" w:space="0" w:color="auto"/>
            </w:tcBorders>
            <w:vAlign w:val="center"/>
          </w:tcPr>
          <w:p w14:paraId="503A7979" w14:textId="77777777"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6E52F6CA" w14:textId="77777777" w:rsidR="00DB57DB" w:rsidRPr="00A53D54" w:rsidRDefault="00DB57DB" w:rsidP="00B36071">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B2869CE" w14:textId="77777777" w:rsidR="00DB57DB" w:rsidRPr="00A53D54" w:rsidRDefault="00DB57DB" w:rsidP="00B36071">
            <w:pPr>
              <w:spacing w:after="0"/>
              <w:ind w:firstLine="0"/>
              <w:jc w:val="center"/>
              <w:rPr>
                <w:rFonts w:ascii="Times New Roman" w:eastAsia="DengXian" w:hAnsi="Times New Roman" w:cs="Times New Roman"/>
              </w:rPr>
            </w:pPr>
          </w:p>
        </w:tc>
        <w:tc>
          <w:tcPr>
            <w:tcW w:w="0" w:type="auto"/>
            <w:tcBorders>
              <w:top w:val="single" w:sz="4" w:space="0" w:color="auto"/>
              <w:bottom w:val="single" w:sz="0" w:space="0" w:color="auto"/>
            </w:tcBorders>
            <w:vAlign w:val="center"/>
          </w:tcPr>
          <w:p w14:paraId="7FD2896E" w14:textId="0F383A7C" w:rsidR="00DB57DB" w:rsidRPr="00A53D54" w:rsidRDefault="00D2073D"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top w:val="single" w:sz="4" w:space="0" w:color="auto"/>
              <w:bottom w:val="single" w:sz="0" w:space="0" w:color="auto"/>
            </w:tcBorders>
            <w:vAlign w:val="center"/>
          </w:tcPr>
          <w:p w14:paraId="4AEF5073" w14:textId="77777777" w:rsidR="00DB57DB" w:rsidRPr="00A53D54" w:rsidRDefault="00D2073D"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top w:val="single" w:sz="4" w:space="0" w:color="auto"/>
              <w:bottom w:val="single" w:sz="0" w:space="0" w:color="auto"/>
            </w:tcBorders>
            <w:vAlign w:val="center"/>
          </w:tcPr>
          <w:p w14:paraId="59EE1F9F" w14:textId="77777777" w:rsidR="00DB57DB" w:rsidRPr="00A53D54" w:rsidRDefault="00D2073D"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4502E4" w:rsidRPr="00A53D54" w14:paraId="6FFFC42B" w14:textId="77777777" w:rsidTr="00DB57DB">
        <w:trPr>
          <w:trHeight w:val="504"/>
        </w:trPr>
        <w:tc>
          <w:tcPr>
            <w:tcW w:w="0" w:type="auto"/>
            <w:vAlign w:val="center"/>
          </w:tcPr>
          <w:p w14:paraId="7476A4A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NAA-M-CPI-1</w:t>
            </w:r>
          </w:p>
        </w:tc>
        <w:tc>
          <w:tcPr>
            <w:tcW w:w="0" w:type="auto"/>
            <w:vAlign w:val="center"/>
          </w:tcPr>
          <w:p w14:paraId="06985778" w14:textId="2C2084EF" w:rsidR="004502E4" w:rsidRPr="00A53D54" w:rsidRDefault="00D2073D"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1D60492C" w14:textId="54685B55" w:rsidR="004502E4" w:rsidRPr="00A53D54" w:rsidRDefault="00D2073D"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11E3E7C4" w14:textId="1CE535CC"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31B15980"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6F3F0851" w14:textId="34DA31B2"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-996.345</w:t>
            </w:r>
          </w:p>
        </w:tc>
        <w:tc>
          <w:tcPr>
            <w:tcW w:w="0" w:type="auto"/>
            <w:vAlign w:val="center"/>
          </w:tcPr>
          <w:p w14:paraId="602EFB84"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-1824.7</w:t>
            </w:r>
          </w:p>
        </w:tc>
        <w:tc>
          <w:tcPr>
            <w:tcW w:w="0" w:type="auto"/>
            <w:vAlign w:val="center"/>
          </w:tcPr>
          <w:p w14:paraId="0573ECF8"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3.7</w:t>
            </w:r>
          </w:p>
        </w:tc>
        <w:tc>
          <w:tcPr>
            <w:tcW w:w="0" w:type="auto"/>
            <w:vAlign w:val="center"/>
          </w:tcPr>
          <w:p w14:paraId="5B6EEFEE"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4B569CCB" w14:textId="028BA19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0.16</w:t>
            </w:r>
          </w:p>
        </w:tc>
        <w:tc>
          <w:tcPr>
            <w:tcW w:w="0" w:type="auto"/>
            <w:vAlign w:val="center"/>
          </w:tcPr>
          <w:p w14:paraId="54C9E226" w14:textId="7F0C96C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5FF5B3CE" w14:textId="601041A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-0.09</w:t>
            </w:r>
          </w:p>
        </w:tc>
      </w:tr>
      <w:tr w:rsidR="004502E4" w:rsidRPr="00A53D54" w14:paraId="6EA03657" w14:textId="77777777" w:rsidTr="00DB57DB">
        <w:trPr>
          <w:trHeight w:val="504"/>
        </w:trPr>
        <w:tc>
          <w:tcPr>
            <w:tcW w:w="0" w:type="auto"/>
            <w:vAlign w:val="center"/>
          </w:tcPr>
          <w:p w14:paraId="421599C3"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NAA-M-CPI-2</w:t>
            </w:r>
          </w:p>
        </w:tc>
        <w:tc>
          <w:tcPr>
            <w:tcW w:w="0" w:type="auto"/>
            <w:vAlign w:val="center"/>
          </w:tcPr>
          <w:p w14:paraId="51B8964B" w14:textId="0B1067FE" w:rsidR="004502E4" w:rsidRPr="00A53D54" w:rsidRDefault="00D2073D"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316AADE3" w14:textId="6D45C69B" w:rsidR="004502E4" w:rsidRPr="00A53D54" w:rsidRDefault="00D2073D"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649DB3DB" w14:textId="587BE24F"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0CF5716A"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1109C2F6" w14:textId="7BC3433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-994.979</w:t>
            </w:r>
          </w:p>
        </w:tc>
        <w:tc>
          <w:tcPr>
            <w:tcW w:w="0" w:type="auto"/>
            <w:vAlign w:val="center"/>
          </w:tcPr>
          <w:p w14:paraId="3E890825"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-1818.0</w:t>
            </w:r>
          </w:p>
        </w:tc>
        <w:tc>
          <w:tcPr>
            <w:tcW w:w="0" w:type="auto"/>
            <w:vAlign w:val="center"/>
          </w:tcPr>
          <w:p w14:paraId="2A0A56C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10.4</w:t>
            </w:r>
          </w:p>
        </w:tc>
        <w:tc>
          <w:tcPr>
            <w:tcW w:w="0" w:type="auto"/>
            <w:vAlign w:val="center"/>
          </w:tcPr>
          <w:p w14:paraId="312A9327"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69B0A467" w14:textId="4350B7EB"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-0.11</w:t>
            </w:r>
          </w:p>
        </w:tc>
        <w:tc>
          <w:tcPr>
            <w:tcW w:w="0" w:type="auto"/>
            <w:vAlign w:val="center"/>
          </w:tcPr>
          <w:p w14:paraId="389FEA85" w14:textId="241636A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0.02</w:t>
            </w:r>
          </w:p>
        </w:tc>
        <w:tc>
          <w:tcPr>
            <w:tcW w:w="0" w:type="auto"/>
            <w:vAlign w:val="center"/>
          </w:tcPr>
          <w:p w14:paraId="69F4C7C1" w14:textId="10FA339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0.06</w:t>
            </w:r>
          </w:p>
        </w:tc>
      </w:tr>
      <w:tr w:rsidR="004502E4" w:rsidRPr="00A53D54" w14:paraId="0CD9E7A7" w14:textId="77777777" w:rsidTr="008638C7">
        <w:trPr>
          <w:trHeight w:val="504"/>
        </w:trPr>
        <w:tc>
          <w:tcPr>
            <w:tcW w:w="0" w:type="auto"/>
            <w:vAlign w:val="center"/>
          </w:tcPr>
          <w:p w14:paraId="135191C8" w14:textId="44CDD3B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w:t>
            </w:r>
            <w:r w:rsidR="0080397D">
              <w:rPr>
                <w:rFonts w:ascii="Times New Roman" w:hAnsi="Times New Roman" w:cs="Times New Roman"/>
              </w:rPr>
              <w:t>4</w:t>
            </w:r>
          </w:p>
        </w:tc>
        <w:tc>
          <w:tcPr>
            <w:tcW w:w="0" w:type="auto"/>
            <w:vAlign w:val="center"/>
          </w:tcPr>
          <w:p w14:paraId="3B5267F8" w14:textId="2A9A3956" w:rsidR="004502E4" w:rsidRPr="00A53D54" w:rsidRDefault="00D2073D"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636B656A" w14:textId="39506272" w:rsidR="004502E4" w:rsidRPr="00A53D54" w:rsidRDefault="00D2073D"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2A1E88E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65988F67"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70779169" w14:textId="3F0CB56B"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-1001.182</w:t>
            </w:r>
          </w:p>
        </w:tc>
        <w:tc>
          <w:tcPr>
            <w:tcW w:w="0" w:type="auto"/>
            <w:vAlign w:val="center"/>
          </w:tcPr>
          <w:p w14:paraId="36125485"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-1828.4</w:t>
            </w:r>
          </w:p>
        </w:tc>
        <w:tc>
          <w:tcPr>
            <w:tcW w:w="0" w:type="auto"/>
            <w:vAlign w:val="center"/>
          </w:tcPr>
          <w:p w14:paraId="78413107"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vAlign w:val="center"/>
          </w:tcPr>
          <w:p w14:paraId="6DB98D94"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7802DB04" w14:textId="48A4A7AA"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c>
          <w:tcPr>
            <w:tcW w:w="0" w:type="auto"/>
            <w:vAlign w:val="center"/>
          </w:tcPr>
          <w:p w14:paraId="209923DD" w14:textId="37DC52FA"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-0.25</w:t>
            </w:r>
          </w:p>
        </w:tc>
        <w:tc>
          <w:tcPr>
            <w:tcW w:w="0" w:type="auto"/>
            <w:vAlign w:val="center"/>
          </w:tcPr>
          <w:p w14:paraId="2E018F0E" w14:textId="33609DF1"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0.47</w:t>
            </w:r>
          </w:p>
        </w:tc>
      </w:tr>
      <w:tr w:rsidR="008638C7" w:rsidRPr="00A53D54" w14:paraId="24D85478" w14:textId="77777777" w:rsidTr="00DB57DB">
        <w:trPr>
          <w:trHeight w:val="504"/>
        </w:trPr>
        <w:tc>
          <w:tcPr>
            <w:tcW w:w="0" w:type="auto"/>
            <w:tcBorders>
              <w:bottom w:val="single" w:sz="4" w:space="0" w:color="auto"/>
            </w:tcBorders>
            <w:vAlign w:val="center"/>
          </w:tcPr>
          <w:p w14:paraId="20766DD6" w14:textId="3D8DDE44" w:rsidR="008638C7" w:rsidRPr="00A53D54" w:rsidRDefault="008638C7" w:rsidP="008638C7">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CPI-</w:t>
            </w:r>
            <w:r w:rsidR="0080397D">
              <w:rPr>
                <w:rFonts w:ascii="Times New Roman" w:hAnsi="Times New Roman" w:cs="Times New Roman"/>
              </w:rPr>
              <w:t>5</w:t>
            </w:r>
          </w:p>
        </w:tc>
        <w:tc>
          <w:tcPr>
            <w:tcW w:w="0" w:type="auto"/>
            <w:tcBorders>
              <w:bottom w:val="single" w:sz="4" w:space="0" w:color="auto"/>
            </w:tcBorders>
            <w:vAlign w:val="center"/>
          </w:tcPr>
          <w:p w14:paraId="7A60699B" w14:textId="733304B3" w:rsidR="008638C7" w:rsidRDefault="00D2073D" w:rsidP="008638C7">
            <w:pPr>
              <w:spacing w:after="0"/>
              <w:ind w:firstLine="0"/>
              <w:jc w:val="center"/>
              <w:rPr>
                <w:rFonts w:ascii="Times New Roman" w:eastAsia="Calibri"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5FC0485B" w14:textId="07484C41" w:rsidR="008638C7" w:rsidRDefault="00D2073D" w:rsidP="008638C7">
            <w:pPr>
              <w:spacing w:after="0"/>
              <w:ind w:firstLine="0"/>
              <w:jc w:val="center"/>
              <w:rPr>
                <w:rFonts w:ascii="Times New Roman" w:eastAsia="Calibri"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tcBorders>
              <w:bottom w:val="single" w:sz="4" w:space="0" w:color="auto"/>
            </w:tcBorders>
            <w:vAlign w:val="center"/>
          </w:tcPr>
          <w:p w14:paraId="6EA4BE5F"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1283142"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DF6766F" w14:textId="245B41B8" w:rsidR="008638C7" w:rsidRPr="00A53D54" w:rsidRDefault="008638C7" w:rsidP="008638C7">
            <w:pPr>
              <w:spacing w:after="0"/>
              <w:ind w:firstLine="0"/>
              <w:jc w:val="center"/>
              <w:rPr>
                <w:rFonts w:ascii="Times New Roman" w:hAnsi="Times New Roman" w:cs="Times New Roman"/>
              </w:rPr>
            </w:pPr>
            <w:r w:rsidRPr="00A53D54">
              <w:rPr>
                <w:rFonts w:ascii="Times New Roman" w:hAnsi="Times New Roman" w:cs="Times New Roman"/>
              </w:rPr>
              <w:t>-10</w:t>
            </w:r>
            <w:r>
              <w:rPr>
                <w:rFonts w:ascii="Times New Roman" w:hAnsi="Times New Roman" w:cs="Times New Roman"/>
              </w:rPr>
              <w:t>00.819</w:t>
            </w:r>
          </w:p>
        </w:tc>
        <w:tc>
          <w:tcPr>
            <w:tcW w:w="0" w:type="auto"/>
            <w:tcBorders>
              <w:bottom w:val="single" w:sz="4" w:space="0" w:color="auto"/>
            </w:tcBorders>
            <w:vAlign w:val="center"/>
          </w:tcPr>
          <w:p w14:paraId="332A68C6" w14:textId="70A5E8B5"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7D0255B5" w14:textId="30293DD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5D9F0287"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830E5F6" w14:textId="6366ACB9"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6F2DDF1" w14:textId="56C9EEFB"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E393CA4" w14:textId="0CE916F2" w:rsidR="008638C7" w:rsidRPr="00A53D54" w:rsidRDefault="008638C7" w:rsidP="008638C7">
            <w:pPr>
              <w:spacing w:after="0"/>
              <w:ind w:firstLine="0"/>
              <w:jc w:val="center"/>
              <w:rPr>
                <w:rFonts w:ascii="Times New Roman" w:hAnsi="Times New Roman" w:cs="Times New Roman"/>
              </w:rPr>
            </w:pPr>
          </w:p>
        </w:tc>
      </w:tr>
    </w:tbl>
    <w:p w14:paraId="1F073541" w14:textId="3830927B" w:rsidR="00750BD4" w:rsidRDefault="00750BD4">
      <w:pPr>
        <w:ind w:firstLine="0"/>
        <w:rPr>
          <w:rFonts w:ascii="Times New Roman" w:hAnsi="Times New Roman" w:cs="Times New Roman"/>
        </w:rPr>
      </w:pPr>
      <w:r>
        <w:rPr>
          <w:rFonts w:ascii="Times New Roman" w:hAnsi="Times New Roman" w:cs="Times New Roman"/>
        </w:rPr>
        <w:t xml:space="preserve">*Note that the likelihoods and AIC in Table 4 are not comparable to those in Tables 1-3 because additional </w:t>
      </w:r>
      <w:r w:rsidR="0080397D">
        <w:rPr>
          <w:rFonts w:ascii="Times New Roman" w:hAnsi="Times New Roman" w:cs="Times New Roman"/>
        </w:rPr>
        <w:t>data</w:t>
      </w:r>
      <w:r>
        <w:rPr>
          <w:rFonts w:ascii="Times New Roman" w:hAnsi="Times New Roman" w:cs="Times New Roman"/>
        </w:rPr>
        <w:t xml:space="preserve"> (the CPI) have been </w:t>
      </w:r>
      <w:r w:rsidR="0080397D">
        <w:rPr>
          <w:rFonts w:ascii="Times New Roman" w:hAnsi="Times New Roman" w:cs="Times New Roman"/>
        </w:rPr>
        <w:t>included</w:t>
      </w:r>
      <w:r>
        <w:rPr>
          <w:rFonts w:ascii="Times New Roman" w:hAnsi="Times New Roman" w:cs="Times New Roman"/>
        </w:rPr>
        <w:t>.</w:t>
      </w:r>
    </w:p>
    <w:p w14:paraId="18661A61" w14:textId="52F869FF" w:rsidR="00A53D54" w:rsidRDefault="00A53D54">
      <w:pPr>
        <w:ind w:firstLine="0"/>
        <w:rPr>
          <w:rFonts w:ascii="Times New Roman" w:hAnsi="Times New Roman" w:cs="Times New Roman"/>
        </w:rPr>
      </w:pPr>
      <w:r>
        <w:rPr>
          <w:rFonts w:ascii="Times New Roman" w:hAnsi="Times New Roman" w:cs="Times New Roman"/>
        </w:rPr>
        <w:br w:type="page"/>
      </w:r>
    </w:p>
    <w:p w14:paraId="074DEB16" w14:textId="77777777" w:rsidR="00DB57DB" w:rsidRDefault="00DB57DB" w:rsidP="006E0CB5">
      <w:pPr>
        <w:ind w:firstLine="0"/>
        <w:jc w:val="both"/>
        <w:rPr>
          <w:rFonts w:ascii="Times New Roman" w:hAnsi="Times New Roman" w:cs="Times New Roman"/>
        </w:rPr>
        <w:sectPr w:rsidR="00DB57DB" w:rsidSect="00DB57DB">
          <w:pgSz w:w="15840" w:h="12240" w:orient="landscape"/>
          <w:pgMar w:top="1440" w:right="1440" w:bottom="1440" w:left="1440" w:header="720" w:footer="720" w:gutter="0"/>
          <w:lnNumType w:countBy="1" w:restart="continuous"/>
          <w:cols w:space="720"/>
          <w:docGrid w:linePitch="360"/>
        </w:sectPr>
      </w:pPr>
    </w:p>
    <w:p w14:paraId="2629AFB6" w14:textId="2CB9BFB7" w:rsidR="0038372E" w:rsidRPr="00A53D54" w:rsidRDefault="0038372E" w:rsidP="0038372E">
      <w:pPr>
        <w:ind w:firstLine="0"/>
        <w:rPr>
          <w:rFonts w:ascii="Times New Roman" w:hAnsi="Times New Roman" w:cs="Times New Roman"/>
        </w:rPr>
      </w:pPr>
      <w:bookmarkStart w:id="84" w:name="_Toc465521920"/>
      <w:r w:rsidRPr="00A53D54">
        <w:rPr>
          <w:rFonts w:ascii="Times New Roman" w:hAnsi="Times New Roman" w:cs="Times New Roman"/>
        </w:rPr>
        <w:lastRenderedPageBreak/>
        <w:t xml:space="preserve">Table </w:t>
      </w:r>
      <w:r>
        <w:rPr>
          <w:rFonts w:ascii="Times New Roman" w:hAnsi="Times New Roman" w:cs="Times New Roman"/>
        </w:rPr>
        <w:t>7</w:t>
      </w:r>
      <w:r w:rsidRPr="00A53D54">
        <w:rPr>
          <w:rFonts w:ascii="Times New Roman" w:hAnsi="Times New Roman" w:cs="Times New Roman"/>
        </w:rPr>
        <w:t xml:space="preserve">. </w:t>
      </w:r>
      <w:r>
        <w:rPr>
          <w:rFonts w:ascii="Times New Roman" w:hAnsi="Times New Roman" w:cs="Times New Roman"/>
        </w:rPr>
        <w:t>Example model run times as a function of model size and whether TMB detected sparseness of the Hessian matrix.</w:t>
      </w:r>
      <w:r w:rsidR="00E23439">
        <w:rPr>
          <w:rFonts w:ascii="Times New Roman" w:hAnsi="Times New Roman" w:cs="Times New Roman"/>
        </w:rPr>
        <w:t xml:space="preserve"> Model size = number of random effects (dimension of the Hessian matrix with respect to random effects).</w:t>
      </w:r>
    </w:p>
    <w:tbl>
      <w:tblPr>
        <w:tblStyle w:val="Table"/>
        <w:tblW w:w="9198" w:type="dxa"/>
        <w:tblLook w:val="07E0" w:firstRow="1" w:lastRow="1" w:firstColumn="1" w:lastColumn="1" w:noHBand="1" w:noVBand="1"/>
      </w:tblPr>
      <w:tblGrid>
        <w:gridCol w:w="1728"/>
        <w:gridCol w:w="1170"/>
        <w:gridCol w:w="1260"/>
        <w:gridCol w:w="1980"/>
        <w:gridCol w:w="900"/>
        <w:gridCol w:w="990"/>
        <w:gridCol w:w="1170"/>
      </w:tblGrid>
      <w:tr w:rsidR="00F46A02" w:rsidRPr="00A53D54" w14:paraId="12A4671A" w14:textId="77777777" w:rsidTr="00F46A02">
        <w:trPr>
          <w:trHeight w:val="360"/>
        </w:trPr>
        <w:tc>
          <w:tcPr>
            <w:tcW w:w="1728" w:type="dxa"/>
            <w:tcBorders>
              <w:top w:val="single" w:sz="4" w:space="0" w:color="auto"/>
              <w:bottom w:val="single" w:sz="2" w:space="0" w:color="auto"/>
            </w:tcBorders>
            <w:vAlign w:val="center"/>
          </w:tcPr>
          <w:p w14:paraId="26811ADB" w14:textId="77777777" w:rsidR="00E23439" w:rsidRPr="00A53D54" w:rsidRDefault="00E23439" w:rsidP="0038372E">
            <w:pPr>
              <w:spacing w:after="0"/>
              <w:ind w:firstLine="0"/>
              <w:jc w:val="center"/>
              <w:rPr>
                <w:rFonts w:ascii="Times New Roman" w:hAnsi="Times New Roman" w:cs="Times New Roman"/>
              </w:rPr>
            </w:pPr>
            <w:r w:rsidRPr="00A53D54">
              <w:rPr>
                <w:rFonts w:ascii="Times New Roman" w:hAnsi="Times New Roman" w:cs="Times New Roman"/>
              </w:rPr>
              <w:t>Model</w:t>
            </w:r>
          </w:p>
        </w:tc>
        <w:tc>
          <w:tcPr>
            <w:tcW w:w="2430" w:type="dxa"/>
            <w:gridSpan w:val="2"/>
            <w:tcBorders>
              <w:top w:val="single" w:sz="4" w:space="0" w:color="auto"/>
              <w:bottom w:val="single" w:sz="2" w:space="0" w:color="auto"/>
            </w:tcBorders>
            <w:vAlign w:val="center"/>
          </w:tcPr>
          <w:p w14:paraId="41F00545" w14:textId="435B96FC" w:rsidR="00E23439" w:rsidRPr="00A53D54" w:rsidRDefault="00E23439" w:rsidP="00F46A02">
            <w:pPr>
              <w:spacing w:after="0"/>
              <w:ind w:firstLine="0"/>
              <w:jc w:val="center"/>
              <w:rPr>
                <w:rFonts w:ascii="Times New Roman" w:hAnsi="Times New Roman" w:cs="Times New Roman"/>
              </w:rPr>
            </w:pPr>
            <w:r>
              <w:rPr>
                <w:rFonts w:ascii="Times New Roman" w:hAnsi="Times New Roman" w:cs="Times New Roman"/>
              </w:rPr>
              <w:t>NAA random effects</w:t>
            </w:r>
          </w:p>
        </w:tc>
        <w:tc>
          <w:tcPr>
            <w:tcW w:w="1980" w:type="dxa"/>
            <w:tcBorders>
              <w:top w:val="single" w:sz="4" w:space="0" w:color="auto"/>
              <w:bottom w:val="single" w:sz="2" w:space="0" w:color="auto"/>
            </w:tcBorders>
            <w:vAlign w:val="center"/>
          </w:tcPr>
          <w:p w14:paraId="30070D5F" w14:textId="01AEB09B" w:rsidR="00E23439" w:rsidRPr="00A53D54" w:rsidRDefault="00E23439" w:rsidP="00F46A02">
            <w:pPr>
              <w:spacing w:after="0"/>
              <w:ind w:firstLine="0"/>
              <w:jc w:val="center"/>
              <w:rPr>
                <w:rFonts w:ascii="Times New Roman" w:hAnsi="Times New Roman" w:cs="Times New Roman"/>
              </w:rPr>
            </w:pPr>
            <w:r>
              <w:rPr>
                <w:rFonts w:ascii="Times New Roman" w:hAnsi="Times New Roman" w:cs="Times New Roman"/>
              </w:rPr>
              <w:t>M</w:t>
            </w:r>
            <w:r w:rsidR="00F46A02">
              <w:rPr>
                <w:rFonts w:ascii="Times New Roman" w:hAnsi="Times New Roman" w:cs="Times New Roman"/>
              </w:rPr>
              <w:t xml:space="preserve"> </w:t>
            </w:r>
            <w:r>
              <w:rPr>
                <w:rFonts w:ascii="Times New Roman" w:hAnsi="Times New Roman" w:cs="Times New Roman"/>
              </w:rPr>
              <w:t>random effects</w:t>
            </w:r>
          </w:p>
        </w:tc>
        <w:tc>
          <w:tcPr>
            <w:tcW w:w="900" w:type="dxa"/>
            <w:tcBorders>
              <w:top w:val="single" w:sz="4" w:space="0" w:color="auto"/>
              <w:bottom w:val="single" w:sz="2" w:space="0" w:color="auto"/>
            </w:tcBorders>
            <w:vAlign w:val="center"/>
          </w:tcPr>
          <w:p w14:paraId="2AA17428" w14:textId="677B5BEC" w:rsidR="00E23439"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Model size</w:t>
            </w:r>
          </w:p>
        </w:tc>
        <w:tc>
          <w:tcPr>
            <w:tcW w:w="990" w:type="dxa"/>
            <w:tcBorders>
              <w:top w:val="single" w:sz="4" w:space="0" w:color="auto"/>
              <w:bottom w:val="single" w:sz="2" w:space="0" w:color="auto"/>
            </w:tcBorders>
            <w:vAlign w:val="center"/>
          </w:tcPr>
          <w:p w14:paraId="0EF1EC90" w14:textId="335153A4" w:rsidR="00E23439" w:rsidRPr="00A53D54" w:rsidRDefault="00E23439" w:rsidP="0038372E">
            <w:pPr>
              <w:spacing w:after="0"/>
              <w:ind w:firstLine="0"/>
              <w:jc w:val="center"/>
              <w:rPr>
                <w:rFonts w:ascii="Times New Roman" w:hAnsi="Times New Roman" w:cs="Times New Roman"/>
              </w:rPr>
            </w:pPr>
            <w:r>
              <w:rPr>
                <w:rFonts w:ascii="Times New Roman" w:hAnsi="Times New Roman" w:cs="Times New Roman"/>
              </w:rPr>
              <w:t>Sparse Hessian</w:t>
            </w:r>
          </w:p>
        </w:tc>
        <w:tc>
          <w:tcPr>
            <w:tcW w:w="1170" w:type="dxa"/>
            <w:tcBorders>
              <w:top w:val="single" w:sz="4" w:space="0" w:color="auto"/>
              <w:bottom w:val="single" w:sz="2" w:space="0" w:color="auto"/>
            </w:tcBorders>
            <w:vAlign w:val="center"/>
          </w:tcPr>
          <w:p w14:paraId="720D1578" w14:textId="15ACDA70" w:rsidR="00E23439" w:rsidRPr="00A53D54" w:rsidRDefault="00E23439" w:rsidP="0038372E">
            <w:pPr>
              <w:spacing w:after="0"/>
              <w:ind w:firstLine="0"/>
              <w:jc w:val="center"/>
              <w:rPr>
                <w:rFonts w:ascii="Times New Roman" w:hAnsi="Times New Roman" w:cs="Times New Roman"/>
              </w:rPr>
            </w:pPr>
            <w:r>
              <w:rPr>
                <w:rFonts w:ascii="Times New Roman" w:hAnsi="Times New Roman" w:cs="Times New Roman"/>
              </w:rPr>
              <w:t>Run time (min)</w:t>
            </w:r>
          </w:p>
        </w:tc>
      </w:tr>
      <w:tr w:rsidR="00F46A02" w:rsidRPr="00A53D54" w14:paraId="2342678B" w14:textId="77777777" w:rsidTr="00F46A02">
        <w:trPr>
          <w:trHeight w:val="504"/>
        </w:trPr>
        <w:tc>
          <w:tcPr>
            <w:tcW w:w="1728" w:type="dxa"/>
            <w:tcBorders>
              <w:top w:val="single" w:sz="2" w:space="0" w:color="auto"/>
            </w:tcBorders>
            <w:vAlign w:val="center"/>
          </w:tcPr>
          <w:p w14:paraId="48141441" w14:textId="020A4D3B"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NAA-1</w:t>
            </w:r>
          </w:p>
        </w:tc>
        <w:tc>
          <w:tcPr>
            <w:tcW w:w="1170" w:type="dxa"/>
            <w:tcBorders>
              <w:top w:val="single" w:sz="2" w:space="0" w:color="auto"/>
            </w:tcBorders>
            <w:vAlign w:val="center"/>
          </w:tcPr>
          <w:p w14:paraId="30581B33" w14:textId="3809400D"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Recruits</w:t>
            </w:r>
          </w:p>
        </w:tc>
        <w:tc>
          <w:tcPr>
            <w:tcW w:w="1260" w:type="dxa"/>
            <w:tcBorders>
              <w:top w:val="single" w:sz="2" w:space="0" w:color="auto"/>
            </w:tcBorders>
            <w:vAlign w:val="center"/>
          </w:tcPr>
          <w:p w14:paraId="4559EA37" w14:textId="3BCA20FE" w:rsidR="00F46A02" w:rsidRPr="00A53D54" w:rsidRDefault="00F46A02" w:rsidP="0038372E">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1980" w:type="dxa"/>
            <w:tcBorders>
              <w:top w:val="single" w:sz="2" w:space="0" w:color="auto"/>
            </w:tcBorders>
            <w:vAlign w:val="center"/>
          </w:tcPr>
          <w:p w14:paraId="257B0956" w14:textId="57EAE140"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w:t>
            </w:r>
          </w:p>
        </w:tc>
        <w:tc>
          <w:tcPr>
            <w:tcW w:w="900" w:type="dxa"/>
            <w:tcBorders>
              <w:top w:val="single" w:sz="2" w:space="0" w:color="auto"/>
            </w:tcBorders>
            <w:vAlign w:val="center"/>
          </w:tcPr>
          <w:p w14:paraId="0841E02C" w14:textId="0585ACD9"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45</w:t>
            </w:r>
          </w:p>
        </w:tc>
        <w:tc>
          <w:tcPr>
            <w:tcW w:w="990" w:type="dxa"/>
            <w:tcBorders>
              <w:top w:val="single" w:sz="2" w:space="0" w:color="auto"/>
            </w:tcBorders>
            <w:vAlign w:val="center"/>
          </w:tcPr>
          <w:p w14:paraId="6241ABD5" w14:textId="51E222F1"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No</w:t>
            </w:r>
          </w:p>
        </w:tc>
        <w:tc>
          <w:tcPr>
            <w:tcW w:w="1170" w:type="dxa"/>
            <w:tcBorders>
              <w:top w:val="single" w:sz="2" w:space="0" w:color="auto"/>
            </w:tcBorders>
            <w:vAlign w:val="center"/>
          </w:tcPr>
          <w:p w14:paraId="0C69FEE5" w14:textId="7B596A09"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1.51</w:t>
            </w:r>
          </w:p>
        </w:tc>
      </w:tr>
      <w:tr w:rsidR="00F46A02" w:rsidRPr="00A53D54" w14:paraId="1B1B5212" w14:textId="77777777" w:rsidTr="00F46A02">
        <w:trPr>
          <w:trHeight w:val="504"/>
        </w:trPr>
        <w:tc>
          <w:tcPr>
            <w:tcW w:w="1728" w:type="dxa"/>
            <w:vAlign w:val="center"/>
          </w:tcPr>
          <w:p w14:paraId="458B08DA" w14:textId="6E0FA729"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NAA-3</w:t>
            </w:r>
          </w:p>
        </w:tc>
        <w:tc>
          <w:tcPr>
            <w:tcW w:w="1170" w:type="dxa"/>
            <w:vAlign w:val="center"/>
          </w:tcPr>
          <w:p w14:paraId="0AA56EEC" w14:textId="0BAD0FE1"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All NAA</w:t>
            </w:r>
          </w:p>
        </w:tc>
        <w:tc>
          <w:tcPr>
            <w:tcW w:w="1260" w:type="dxa"/>
            <w:vAlign w:val="center"/>
          </w:tcPr>
          <w:p w14:paraId="01DF665F" w14:textId="4E0A9525" w:rsidR="00F46A02" w:rsidRPr="00A53D54" w:rsidRDefault="00F46A02" w:rsidP="0038372E">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1980" w:type="dxa"/>
            <w:vAlign w:val="center"/>
          </w:tcPr>
          <w:p w14:paraId="7266EF73" w14:textId="5E623A76"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w:t>
            </w:r>
          </w:p>
        </w:tc>
        <w:tc>
          <w:tcPr>
            <w:tcW w:w="900" w:type="dxa"/>
            <w:vAlign w:val="center"/>
          </w:tcPr>
          <w:p w14:paraId="3FC56A73" w14:textId="4F99678C"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270</w:t>
            </w:r>
          </w:p>
        </w:tc>
        <w:tc>
          <w:tcPr>
            <w:tcW w:w="990" w:type="dxa"/>
            <w:vAlign w:val="center"/>
          </w:tcPr>
          <w:p w14:paraId="139185DD" w14:textId="565ECCFE"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Yes</w:t>
            </w:r>
          </w:p>
        </w:tc>
        <w:tc>
          <w:tcPr>
            <w:tcW w:w="1170" w:type="dxa"/>
            <w:vAlign w:val="center"/>
          </w:tcPr>
          <w:p w14:paraId="50C918B8" w14:textId="267F43D1"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0.37</w:t>
            </w:r>
          </w:p>
        </w:tc>
      </w:tr>
      <w:tr w:rsidR="00F46A02" w:rsidRPr="00A53D54" w14:paraId="64AB8983" w14:textId="77777777" w:rsidTr="00F46A02">
        <w:trPr>
          <w:trHeight w:val="504"/>
        </w:trPr>
        <w:tc>
          <w:tcPr>
            <w:tcW w:w="1728" w:type="dxa"/>
            <w:vAlign w:val="center"/>
          </w:tcPr>
          <w:p w14:paraId="02284898" w14:textId="1F0502FF"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NAA-6</w:t>
            </w:r>
          </w:p>
        </w:tc>
        <w:tc>
          <w:tcPr>
            <w:tcW w:w="1170" w:type="dxa"/>
            <w:vAlign w:val="center"/>
          </w:tcPr>
          <w:p w14:paraId="48F2D563" w14:textId="041D8697"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All NAA</w:t>
            </w:r>
          </w:p>
        </w:tc>
        <w:tc>
          <w:tcPr>
            <w:tcW w:w="1260" w:type="dxa"/>
            <w:vAlign w:val="center"/>
          </w:tcPr>
          <w:p w14:paraId="5E75B0B4" w14:textId="7BC10DCB"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 xml:space="preserve">2D </w:t>
            </w:r>
            <w:proofErr w:type="gramStart"/>
            <w:r>
              <w:rPr>
                <w:rFonts w:ascii="Times New Roman" w:hAnsi="Times New Roman" w:cs="Times New Roman"/>
              </w:rPr>
              <w:t>AR(</w:t>
            </w:r>
            <w:proofErr w:type="gramEnd"/>
            <w:r>
              <w:rPr>
                <w:rFonts w:ascii="Times New Roman" w:hAnsi="Times New Roman" w:cs="Times New Roman"/>
              </w:rPr>
              <w:t>1)</w:t>
            </w:r>
          </w:p>
        </w:tc>
        <w:tc>
          <w:tcPr>
            <w:tcW w:w="1980" w:type="dxa"/>
            <w:vAlign w:val="center"/>
          </w:tcPr>
          <w:p w14:paraId="6408E027" w14:textId="323DB07E"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w:t>
            </w:r>
          </w:p>
        </w:tc>
        <w:tc>
          <w:tcPr>
            <w:tcW w:w="900" w:type="dxa"/>
            <w:vAlign w:val="center"/>
          </w:tcPr>
          <w:p w14:paraId="08020E75" w14:textId="75DE6E17"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270</w:t>
            </w:r>
          </w:p>
        </w:tc>
        <w:tc>
          <w:tcPr>
            <w:tcW w:w="990" w:type="dxa"/>
            <w:vAlign w:val="center"/>
          </w:tcPr>
          <w:p w14:paraId="51F1599F" w14:textId="7387AC8F"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Yes</w:t>
            </w:r>
          </w:p>
        </w:tc>
        <w:tc>
          <w:tcPr>
            <w:tcW w:w="1170" w:type="dxa"/>
            <w:vAlign w:val="center"/>
          </w:tcPr>
          <w:p w14:paraId="33080EAA" w14:textId="3045D58E"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1.12</w:t>
            </w:r>
          </w:p>
        </w:tc>
      </w:tr>
      <w:tr w:rsidR="00F46A02" w:rsidRPr="00A53D54" w14:paraId="5A296986" w14:textId="77777777" w:rsidTr="00F46A02">
        <w:trPr>
          <w:trHeight w:val="504"/>
        </w:trPr>
        <w:tc>
          <w:tcPr>
            <w:tcW w:w="1728" w:type="dxa"/>
            <w:vAlign w:val="center"/>
          </w:tcPr>
          <w:p w14:paraId="5BBBFDF7" w14:textId="168601E3" w:rsidR="00F46A02" w:rsidRDefault="00F46A02" w:rsidP="0038372E">
            <w:pPr>
              <w:spacing w:after="0"/>
              <w:ind w:firstLine="0"/>
              <w:jc w:val="center"/>
              <w:rPr>
                <w:rFonts w:ascii="Times New Roman" w:hAnsi="Times New Roman" w:cs="Times New Roman"/>
              </w:rPr>
            </w:pPr>
            <w:r>
              <w:rPr>
                <w:rFonts w:ascii="Times New Roman" w:hAnsi="Times New Roman" w:cs="Times New Roman"/>
              </w:rPr>
              <w:t>M-2</w:t>
            </w:r>
          </w:p>
        </w:tc>
        <w:tc>
          <w:tcPr>
            <w:tcW w:w="1170" w:type="dxa"/>
            <w:vAlign w:val="center"/>
          </w:tcPr>
          <w:p w14:paraId="3FA0D752" w14:textId="6B089F68"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Recruits</w:t>
            </w:r>
          </w:p>
        </w:tc>
        <w:tc>
          <w:tcPr>
            <w:tcW w:w="1260" w:type="dxa"/>
            <w:vAlign w:val="center"/>
          </w:tcPr>
          <w:p w14:paraId="560AE6A3" w14:textId="43EB2F24" w:rsidR="00F46A02" w:rsidRDefault="00F46A02" w:rsidP="0038372E">
            <w:pPr>
              <w:spacing w:after="0"/>
              <w:ind w:firstLine="0"/>
              <w:jc w:val="center"/>
              <w:rPr>
                <w:rFonts w:ascii="Times New Roman" w:eastAsia="Calibri" w:hAnsi="Times New Roman" w:cs="Times New Roman"/>
              </w:rPr>
            </w:pPr>
            <w:proofErr w:type="spellStart"/>
            <w:r>
              <w:rPr>
                <w:rFonts w:ascii="Times New Roman" w:eastAsia="Calibri" w:hAnsi="Times New Roman" w:cs="Times New Roman"/>
              </w:rPr>
              <w:t>Indep</w:t>
            </w:r>
            <w:proofErr w:type="spellEnd"/>
            <w:r>
              <w:rPr>
                <w:rFonts w:ascii="Times New Roman" w:eastAsia="Calibri" w:hAnsi="Times New Roman" w:cs="Times New Roman"/>
              </w:rPr>
              <w:t>.</w:t>
            </w:r>
          </w:p>
        </w:tc>
        <w:tc>
          <w:tcPr>
            <w:tcW w:w="1980" w:type="dxa"/>
            <w:vAlign w:val="center"/>
          </w:tcPr>
          <w:p w14:paraId="7B3EE95B" w14:textId="10903308"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IID</w:t>
            </w:r>
          </w:p>
        </w:tc>
        <w:tc>
          <w:tcPr>
            <w:tcW w:w="900" w:type="dxa"/>
            <w:vAlign w:val="center"/>
          </w:tcPr>
          <w:p w14:paraId="7571434F" w14:textId="3350281A"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321</w:t>
            </w:r>
          </w:p>
        </w:tc>
        <w:tc>
          <w:tcPr>
            <w:tcW w:w="990" w:type="dxa"/>
            <w:vAlign w:val="center"/>
          </w:tcPr>
          <w:p w14:paraId="15301BB2" w14:textId="444E443A"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No</w:t>
            </w:r>
          </w:p>
        </w:tc>
        <w:tc>
          <w:tcPr>
            <w:tcW w:w="1170" w:type="dxa"/>
            <w:vAlign w:val="center"/>
          </w:tcPr>
          <w:p w14:paraId="71A34803" w14:textId="0E03E767"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2.67</w:t>
            </w:r>
          </w:p>
        </w:tc>
      </w:tr>
      <w:tr w:rsidR="00F46A02" w:rsidRPr="00A53D54" w14:paraId="2036316B" w14:textId="77777777" w:rsidTr="00F46A02">
        <w:trPr>
          <w:trHeight w:val="504"/>
        </w:trPr>
        <w:tc>
          <w:tcPr>
            <w:tcW w:w="1728" w:type="dxa"/>
            <w:vAlign w:val="center"/>
          </w:tcPr>
          <w:p w14:paraId="413E375C" w14:textId="6C16C506" w:rsidR="00F46A02" w:rsidRDefault="00F46A02" w:rsidP="0038372E">
            <w:pPr>
              <w:spacing w:after="0"/>
              <w:ind w:firstLine="0"/>
              <w:jc w:val="center"/>
              <w:rPr>
                <w:rFonts w:ascii="Times New Roman" w:hAnsi="Times New Roman" w:cs="Times New Roman"/>
              </w:rPr>
            </w:pPr>
            <w:r>
              <w:rPr>
                <w:rFonts w:ascii="Times New Roman" w:hAnsi="Times New Roman" w:cs="Times New Roman"/>
              </w:rPr>
              <w:t>M-5</w:t>
            </w:r>
          </w:p>
        </w:tc>
        <w:tc>
          <w:tcPr>
            <w:tcW w:w="1170" w:type="dxa"/>
            <w:vAlign w:val="center"/>
          </w:tcPr>
          <w:p w14:paraId="40280C17" w14:textId="50E47D24"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Recruits</w:t>
            </w:r>
          </w:p>
        </w:tc>
        <w:tc>
          <w:tcPr>
            <w:tcW w:w="1260" w:type="dxa"/>
            <w:vAlign w:val="center"/>
          </w:tcPr>
          <w:p w14:paraId="0ADE975F" w14:textId="18A4319B" w:rsidR="00F46A02" w:rsidRDefault="00F46A02" w:rsidP="0038372E">
            <w:pPr>
              <w:spacing w:after="0"/>
              <w:ind w:firstLine="0"/>
              <w:jc w:val="center"/>
              <w:rPr>
                <w:rFonts w:ascii="Times New Roman" w:eastAsia="Calibri" w:hAnsi="Times New Roman" w:cs="Times New Roman"/>
              </w:rPr>
            </w:pPr>
            <w:proofErr w:type="spellStart"/>
            <w:r>
              <w:rPr>
                <w:rFonts w:ascii="Times New Roman" w:eastAsia="Calibri" w:hAnsi="Times New Roman" w:cs="Times New Roman"/>
              </w:rPr>
              <w:t>Indep</w:t>
            </w:r>
            <w:proofErr w:type="spellEnd"/>
            <w:r>
              <w:rPr>
                <w:rFonts w:ascii="Times New Roman" w:eastAsia="Calibri" w:hAnsi="Times New Roman" w:cs="Times New Roman"/>
              </w:rPr>
              <w:t>.</w:t>
            </w:r>
          </w:p>
        </w:tc>
        <w:tc>
          <w:tcPr>
            <w:tcW w:w="1980" w:type="dxa"/>
            <w:vAlign w:val="center"/>
          </w:tcPr>
          <w:p w14:paraId="1861CDEA" w14:textId="6690255B"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 xml:space="preserve">2D </w:t>
            </w:r>
            <w:proofErr w:type="gramStart"/>
            <w:r>
              <w:rPr>
                <w:rFonts w:ascii="Times New Roman" w:eastAsia="Calibri" w:hAnsi="Times New Roman" w:cs="Times New Roman"/>
              </w:rPr>
              <w:t>AR(</w:t>
            </w:r>
            <w:proofErr w:type="gramEnd"/>
            <w:r>
              <w:rPr>
                <w:rFonts w:ascii="Times New Roman" w:eastAsia="Calibri" w:hAnsi="Times New Roman" w:cs="Times New Roman"/>
              </w:rPr>
              <w:t>1)</w:t>
            </w:r>
          </w:p>
        </w:tc>
        <w:tc>
          <w:tcPr>
            <w:tcW w:w="900" w:type="dxa"/>
            <w:vAlign w:val="center"/>
          </w:tcPr>
          <w:p w14:paraId="5DF6D841" w14:textId="70EB50A6"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321</w:t>
            </w:r>
          </w:p>
        </w:tc>
        <w:tc>
          <w:tcPr>
            <w:tcW w:w="990" w:type="dxa"/>
            <w:vAlign w:val="center"/>
          </w:tcPr>
          <w:p w14:paraId="61D31273" w14:textId="4C3FCA22"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No</w:t>
            </w:r>
          </w:p>
        </w:tc>
        <w:tc>
          <w:tcPr>
            <w:tcW w:w="1170" w:type="dxa"/>
            <w:vAlign w:val="center"/>
          </w:tcPr>
          <w:p w14:paraId="7977A1A3" w14:textId="46D1166F"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10.30</w:t>
            </w:r>
          </w:p>
        </w:tc>
      </w:tr>
      <w:tr w:rsidR="00F46A02" w:rsidRPr="00A53D54" w14:paraId="4012E7D2" w14:textId="77777777" w:rsidTr="00F46A02">
        <w:trPr>
          <w:trHeight w:val="504"/>
        </w:trPr>
        <w:tc>
          <w:tcPr>
            <w:tcW w:w="1728" w:type="dxa"/>
            <w:tcBorders>
              <w:bottom w:val="single" w:sz="4" w:space="0" w:color="auto"/>
            </w:tcBorders>
            <w:vAlign w:val="center"/>
          </w:tcPr>
          <w:p w14:paraId="23C74227" w14:textId="64BCE30D" w:rsidR="00F46A02" w:rsidRPr="00A53D54" w:rsidRDefault="00F46A02" w:rsidP="0038372E">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CPI-4</w:t>
            </w:r>
          </w:p>
        </w:tc>
        <w:tc>
          <w:tcPr>
            <w:tcW w:w="1170" w:type="dxa"/>
            <w:tcBorders>
              <w:bottom w:val="single" w:sz="4" w:space="0" w:color="auto"/>
            </w:tcBorders>
            <w:vAlign w:val="center"/>
          </w:tcPr>
          <w:p w14:paraId="0D28B16F" w14:textId="3E32B7FA"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All NAA</w:t>
            </w:r>
          </w:p>
        </w:tc>
        <w:tc>
          <w:tcPr>
            <w:tcW w:w="1260" w:type="dxa"/>
            <w:tcBorders>
              <w:bottom w:val="single" w:sz="4" w:space="0" w:color="auto"/>
            </w:tcBorders>
            <w:vAlign w:val="center"/>
          </w:tcPr>
          <w:p w14:paraId="2E41AAA9" w14:textId="6B420BD3" w:rsidR="00F46A02" w:rsidRDefault="00F46A02" w:rsidP="0038372E">
            <w:pPr>
              <w:spacing w:after="0"/>
              <w:ind w:firstLine="0"/>
              <w:jc w:val="center"/>
              <w:rPr>
                <w:rFonts w:ascii="Times New Roman" w:eastAsia="Calibri" w:hAnsi="Times New Roman" w:cs="Times New Roman"/>
              </w:rPr>
            </w:pPr>
            <w:proofErr w:type="spellStart"/>
            <w:r>
              <w:rPr>
                <w:rFonts w:ascii="Times New Roman" w:eastAsia="Calibri" w:hAnsi="Times New Roman" w:cs="Times New Roman"/>
              </w:rPr>
              <w:t>Indep</w:t>
            </w:r>
            <w:proofErr w:type="spellEnd"/>
            <w:r>
              <w:rPr>
                <w:rFonts w:ascii="Times New Roman" w:eastAsia="Calibri" w:hAnsi="Times New Roman" w:cs="Times New Roman"/>
              </w:rPr>
              <w:t>.</w:t>
            </w:r>
          </w:p>
        </w:tc>
        <w:tc>
          <w:tcPr>
            <w:tcW w:w="1980" w:type="dxa"/>
            <w:tcBorders>
              <w:bottom w:val="single" w:sz="4" w:space="0" w:color="auto"/>
            </w:tcBorders>
            <w:vAlign w:val="center"/>
          </w:tcPr>
          <w:p w14:paraId="283CDCBA" w14:textId="0A85C2A6"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 xml:space="preserve">2D </w:t>
            </w:r>
            <w:proofErr w:type="gramStart"/>
            <w:r>
              <w:rPr>
                <w:rFonts w:ascii="Times New Roman" w:eastAsia="Calibri" w:hAnsi="Times New Roman" w:cs="Times New Roman"/>
              </w:rPr>
              <w:t>AR(</w:t>
            </w:r>
            <w:proofErr w:type="gramEnd"/>
            <w:r>
              <w:rPr>
                <w:rFonts w:ascii="Times New Roman" w:eastAsia="Calibri" w:hAnsi="Times New Roman" w:cs="Times New Roman"/>
              </w:rPr>
              <w:t>1)</w:t>
            </w:r>
          </w:p>
        </w:tc>
        <w:tc>
          <w:tcPr>
            <w:tcW w:w="900" w:type="dxa"/>
            <w:tcBorders>
              <w:bottom w:val="single" w:sz="4" w:space="0" w:color="auto"/>
            </w:tcBorders>
            <w:vAlign w:val="center"/>
          </w:tcPr>
          <w:p w14:paraId="0A1765B1" w14:textId="37FCC466"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593</w:t>
            </w:r>
          </w:p>
        </w:tc>
        <w:tc>
          <w:tcPr>
            <w:tcW w:w="990" w:type="dxa"/>
            <w:tcBorders>
              <w:bottom w:val="single" w:sz="4" w:space="0" w:color="auto"/>
            </w:tcBorders>
            <w:vAlign w:val="center"/>
          </w:tcPr>
          <w:p w14:paraId="3EA4F68A" w14:textId="5750BBEC"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Yes</w:t>
            </w:r>
          </w:p>
        </w:tc>
        <w:tc>
          <w:tcPr>
            <w:tcW w:w="1170" w:type="dxa"/>
            <w:tcBorders>
              <w:bottom w:val="single" w:sz="4" w:space="0" w:color="auto"/>
            </w:tcBorders>
            <w:vAlign w:val="center"/>
          </w:tcPr>
          <w:p w14:paraId="5992F1A9" w14:textId="1D731FA6"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1.35</w:t>
            </w:r>
          </w:p>
        </w:tc>
      </w:tr>
    </w:tbl>
    <w:p w14:paraId="1F6BD97D" w14:textId="77777777" w:rsidR="0038372E" w:rsidRDefault="0038372E">
      <w:pPr>
        <w:ind w:firstLine="0"/>
        <w:rPr>
          <w:rFonts w:ascii="Times New Roman" w:hAnsi="Times New Roman" w:cs="Times New Roman"/>
          <w:noProof/>
        </w:rPr>
      </w:pPr>
      <w:r>
        <w:rPr>
          <w:rFonts w:ascii="Times New Roman" w:hAnsi="Times New Roman" w:cs="Times New Roman"/>
          <w:noProof/>
        </w:rPr>
        <w:br w:type="page"/>
      </w:r>
    </w:p>
    <w:p w14:paraId="03382F73" w14:textId="4F739018" w:rsidR="00860B19" w:rsidRDefault="005737D5">
      <w:pPr>
        <w:ind w:firstLine="0"/>
        <w:rPr>
          <w:rFonts w:ascii="Times New Roman" w:hAnsi="Times New Roman" w:cs="Times New Roman"/>
          <w:noProof/>
        </w:rPr>
      </w:pPr>
      <w:r>
        <w:rPr>
          <w:rFonts w:ascii="Times New Roman" w:hAnsi="Times New Roman" w:cs="Times New Roman"/>
          <w:noProof/>
        </w:rPr>
        <w:lastRenderedPageBreak/>
        <w:drawing>
          <wp:inline distT="0" distB="0" distL="0" distR="0" wp14:anchorId="7610401E" wp14:editId="621A70D9">
            <wp:extent cx="6153150" cy="527422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chunk-5-1.png"/>
                    <pic:cNvPicPr/>
                  </pic:nvPicPr>
                  <pic:blipFill>
                    <a:blip r:embed="rId13"/>
                    <a:stretch>
                      <a:fillRect/>
                    </a:stretch>
                  </pic:blipFill>
                  <pic:spPr>
                    <a:xfrm>
                      <a:off x="0" y="0"/>
                      <a:ext cx="6156243" cy="5276873"/>
                    </a:xfrm>
                    <a:prstGeom prst="rect">
                      <a:avLst/>
                    </a:prstGeom>
                  </pic:spPr>
                </pic:pic>
              </a:graphicData>
            </a:graphic>
          </wp:inline>
        </w:drawing>
      </w:r>
    </w:p>
    <w:p w14:paraId="28EC9C40" w14:textId="3FA237C5" w:rsidR="00165EF1" w:rsidRDefault="006E0CB5" w:rsidP="00165EF1">
      <w:pPr>
        <w:ind w:firstLine="0"/>
        <w:rPr>
          <w:rFonts w:ascii="Times New Roman" w:hAnsi="Times New Roman" w:cs="Times New Roman"/>
        </w:rPr>
      </w:pPr>
      <w:r w:rsidRPr="009A4919">
        <w:rPr>
          <w:rFonts w:ascii="Times New Roman" w:hAnsi="Times New Roman" w:cs="Times New Roman"/>
        </w:rPr>
        <w:t xml:space="preserve">Figure </w:t>
      </w:r>
      <w:r>
        <w:rPr>
          <w:rFonts w:ascii="Times New Roman" w:hAnsi="Times New Roman" w:cs="Times New Roman"/>
        </w:rPr>
        <w:t>1</w:t>
      </w:r>
      <w:r w:rsidRPr="009A4919">
        <w:rPr>
          <w:rFonts w:ascii="Times New Roman" w:hAnsi="Times New Roman" w:cs="Times New Roman"/>
        </w:rPr>
        <w:t xml:space="preserve">. </w:t>
      </w:r>
      <w:r w:rsidR="00165EF1">
        <w:rPr>
          <w:rFonts w:ascii="Times New Roman" w:hAnsi="Times New Roman" w:cs="Times New Roman"/>
        </w:rPr>
        <w:t>S</w:t>
      </w:r>
      <w:r w:rsidR="00165EF1" w:rsidRPr="009A4919">
        <w:rPr>
          <w:rFonts w:ascii="Times New Roman" w:hAnsi="Times New Roman" w:cs="Times New Roman"/>
        </w:rPr>
        <w:t xml:space="preserve">urvival </w:t>
      </w:r>
      <w:r w:rsidR="00A447E0">
        <w:rPr>
          <w:rFonts w:ascii="Times New Roman" w:hAnsi="Times New Roman" w:cs="Times New Roman"/>
        </w:rPr>
        <w:t xml:space="preserve">deviations </w:t>
      </w:r>
      <w:r w:rsidR="00241D95">
        <w:rPr>
          <w:rFonts w:ascii="Times New Roman" w:hAnsi="Times New Roman" w:cs="Times New Roman"/>
        </w:rPr>
        <w:t xml:space="preserve">by year and age </w:t>
      </w:r>
      <w:r w:rsidR="00165EF1">
        <w:rPr>
          <w:rFonts w:ascii="Times New Roman" w:hAnsi="Times New Roman" w:cs="Times New Roman"/>
        </w:rPr>
        <w:t>estimated by models in which only numbers-at-age (NAA) were random effects.</w:t>
      </w:r>
      <w:bookmarkEnd w:id="84"/>
      <w:r w:rsidR="005737D5">
        <w:rPr>
          <w:rFonts w:ascii="Times New Roman" w:hAnsi="Times New Roman" w:cs="Times New Roman"/>
        </w:rPr>
        <w:t xml:space="preserve"> The vertical dashed line denotes the terminal year in the assessment, 2018.</w:t>
      </w:r>
    </w:p>
    <w:p w14:paraId="37C455E2" w14:textId="5702FE8F" w:rsidR="006E0CB5" w:rsidRDefault="00445277" w:rsidP="00165EF1">
      <w:pPr>
        <w:ind w:firstLine="0"/>
        <w:rPr>
          <w:rFonts w:ascii="Times New Roman" w:hAnsi="Times New Roman" w:cs="Times New Roman"/>
        </w:rPr>
      </w:pPr>
      <w:r>
        <w:rPr>
          <w:rFonts w:ascii="Times New Roman" w:hAnsi="Times New Roman" w:cs="Times New Roman"/>
        </w:rPr>
        <w:br w:type="page"/>
      </w:r>
      <w:bookmarkEnd w:id="77"/>
      <w:bookmarkEnd w:id="78"/>
    </w:p>
    <w:p w14:paraId="1796CC47" w14:textId="77777777" w:rsidR="00466F92" w:rsidRDefault="00466F92" w:rsidP="00466F92">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08100732" wp14:editId="69F0B78B">
            <wp:extent cx="6243479" cy="330517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2dar1_effect.png"/>
                    <pic:cNvPicPr/>
                  </pic:nvPicPr>
                  <pic:blipFill>
                    <a:blip r:embed="rId14"/>
                    <a:stretch>
                      <a:fillRect/>
                    </a:stretch>
                  </pic:blipFill>
                  <pic:spPr>
                    <a:xfrm>
                      <a:off x="0" y="0"/>
                      <a:ext cx="6246231" cy="3306632"/>
                    </a:xfrm>
                    <a:prstGeom prst="rect">
                      <a:avLst/>
                    </a:prstGeom>
                  </pic:spPr>
                </pic:pic>
              </a:graphicData>
            </a:graphic>
          </wp:inline>
        </w:drawing>
      </w:r>
    </w:p>
    <w:p w14:paraId="0F27748C" w14:textId="0AA0B62E" w:rsidR="00466F92" w:rsidRDefault="00466F92" w:rsidP="00466F92">
      <w:pPr>
        <w:ind w:firstLine="0"/>
        <w:rPr>
          <w:rFonts w:ascii="Times New Roman" w:hAnsi="Times New Roman" w:cs="Times New Roman"/>
        </w:rPr>
      </w:pPr>
      <w:r>
        <w:rPr>
          <w:rFonts w:ascii="Times New Roman" w:hAnsi="Times New Roman" w:cs="Times New Roman"/>
        </w:rPr>
        <w:t xml:space="preserve">Figure 2. Relative difference in estimates of </w:t>
      </w:r>
      <w:r w:rsidRPr="006919C1">
        <w:rPr>
          <w:rFonts w:ascii="Times New Roman" w:hAnsi="Times New Roman" w:cs="Times New Roman"/>
          <w:i/>
          <w:iCs/>
        </w:rPr>
        <w:t>F</w:t>
      </w:r>
      <w:r>
        <w:rPr>
          <w:rFonts w:ascii="Times New Roman" w:hAnsi="Times New Roman" w:cs="Times New Roman"/>
        </w:rPr>
        <w:t xml:space="preserve"> (top panels) and SSB (lower panels) from constraining deviations in survival (left) and </w:t>
      </w:r>
      <w:r w:rsidRPr="003A2643">
        <w:rPr>
          <w:rFonts w:ascii="Times New Roman" w:hAnsi="Times New Roman" w:cs="Times New Roman"/>
          <w:i/>
          <w:iCs/>
        </w:rPr>
        <w:t>M</w:t>
      </w:r>
      <w:r>
        <w:rPr>
          <w:rFonts w:ascii="Times New Roman" w:hAnsi="Times New Roman" w:cs="Times New Roman"/>
        </w:rPr>
        <w:t xml:space="preserve"> (center, right) to follow a 2D </w:t>
      </w:r>
      <w:proofErr w:type="gramStart"/>
      <w:r>
        <w:rPr>
          <w:rFonts w:ascii="Times New Roman" w:hAnsi="Times New Roman" w:cs="Times New Roman"/>
        </w:rPr>
        <w:t>AR(</w:t>
      </w:r>
      <w:proofErr w:type="gramEnd"/>
      <w:r>
        <w:rPr>
          <w:rFonts w:ascii="Times New Roman" w:hAnsi="Times New Roman" w:cs="Times New Roman"/>
        </w:rPr>
        <w:t xml:space="preserve">1) correlation structure over ages and years. Relative difference was calculated as </w:t>
      </w:r>
      <m:oMath>
        <m:f>
          <m:fPr>
            <m:type m:val="lin"/>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2D AR(1)</m:t>
                </m:r>
              </m:sub>
            </m:sSub>
          </m:num>
          <m:den>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IID</m:t>
                </m:r>
              </m:sub>
            </m:sSub>
          </m:den>
        </m:f>
        <m:r>
          <w:rPr>
            <w:rFonts w:ascii="Cambria Math" w:hAnsi="Cambria Math" w:cs="Times New Roman"/>
          </w:rPr>
          <m:t>-1</m:t>
        </m:r>
      </m:oMath>
      <w:r>
        <w:rPr>
          <w:rFonts w:ascii="Times New Roman" w:hAnsi="Times New Roman" w:cs="Times New Roman"/>
        </w:rPr>
        <w:t xml:space="preserve">, where </w:t>
      </w:r>
      <m:oMath>
        <m:r>
          <w:rPr>
            <w:rFonts w:ascii="Cambria Math" w:hAnsi="Cambria Math" w:cs="Times New Roman"/>
          </w:rPr>
          <m:t>θ</m:t>
        </m:r>
      </m:oMath>
      <w:r>
        <w:rPr>
          <w:rFonts w:ascii="Times New Roman" w:hAnsi="Times New Roman" w:cs="Times New Roman"/>
        </w:rPr>
        <w:t xml:space="preserve"> is either </w:t>
      </w:r>
      <w:r w:rsidR="006919C1" w:rsidRPr="006919C1">
        <w:rPr>
          <w:rFonts w:ascii="Times New Roman" w:hAnsi="Times New Roman" w:cs="Times New Roman"/>
          <w:i/>
          <w:iCs/>
        </w:rPr>
        <w:t>F</w:t>
      </w:r>
      <w:r>
        <w:rPr>
          <w:rFonts w:ascii="Times New Roman" w:hAnsi="Times New Roman" w:cs="Times New Roman"/>
        </w:rPr>
        <w:t xml:space="preserve"> or SSB. In the center column,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M</m:t>
            </m:r>
          </m:sub>
        </m:sSub>
      </m:oMath>
      <w:r>
        <w:rPr>
          <w:rFonts w:ascii="Times New Roman" w:hAnsi="Times New Roman" w:cs="Times New Roman"/>
        </w:rPr>
        <w:t xml:space="preserve"> was fixed, whereas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M</m:t>
            </m:r>
          </m:sub>
        </m:sSub>
      </m:oMath>
      <w:r>
        <w:rPr>
          <w:rFonts w:ascii="Times New Roman" w:hAnsi="Times New Roman" w:cs="Times New Roman"/>
        </w:rPr>
        <w:t xml:space="preserve"> was estimated in the right column. IID = independent deviations by age and year (as per column heading), 2D AR1 = 2D </w:t>
      </w:r>
      <w:proofErr w:type="gramStart"/>
      <w:r>
        <w:rPr>
          <w:rFonts w:ascii="Times New Roman" w:hAnsi="Times New Roman" w:cs="Times New Roman"/>
        </w:rPr>
        <w:t>AR(</w:t>
      </w:r>
      <w:proofErr w:type="gramEnd"/>
      <w:r>
        <w:rPr>
          <w:rFonts w:ascii="Times New Roman" w:hAnsi="Times New Roman" w:cs="Times New Roman"/>
        </w:rPr>
        <w:t>1) deviations, and 2D AR1 + NAA/M = 2D AR(1) deviations as well as IID deviations in the off-column heading.</w:t>
      </w:r>
      <w:r w:rsidR="00762789">
        <w:rPr>
          <w:rFonts w:ascii="Times New Roman" w:hAnsi="Times New Roman" w:cs="Times New Roman"/>
        </w:rPr>
        <w:t xml:space="preserve"> The vertical dashed line marks the terminal year in the assessment, 2018.</w:t>
      </w:r>
    </w:p>
    <w:p w14:paraId="77AECD89" w14:textId="77777777" w:rsidR="00466F92" w:rsidRDefault="00466F92" w:rsidP="00466F92">
      <w:pPr>
        <w:ind w:firstLine="0"/>
        <w:rPr>
          <w:rFonts w:ascii="Times New Roman" w:hAnsi="Times New Roman" w:cs="Times New Roman"/>
        </w:rPr>
      </w:pPr>
      <w:r>
        <w:rPr>
          <w:rFonts w:ascii="Times New Roman" w:hAnsi="Times New Roman" w:cs="Times New Roman"/>
        </w:rPr>
        <w:br w:type="page"/>
      </w:r>
    </w:p>
    <w:p w14:paraId="4FF7F78C" w14:textId="7F610AE7" w:rsidR="00165EF1" w:rsidRDefault="005737D5">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8EC4298" wp14:editId="60FF752A">
            <wp:extent cx="6115050" cy="524156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named-chunk-6-1.png"/>
                    <pic:cNvPicPr/>
                  </pic:nvPicPr>
                  <pic:blipFill>
                    <a:blip r:embed="rId15"/>
                    <a:stretch>
                      <a:fillRect/>
                    </a:stretch>
                  </pic:blipFill>
                  <pic:spPr>
                    <a:xfrm>
                      <a:off x="0" y="0"/>
                      <a:ext cx="6116876" cy="5243130"/>
                    </a:xfrm>
                    <a:prstGeom prst="rect">
                      <a:avLst/>
                    </a:prstGeom>
                  </pic:spPr>
                </pic:pic>
              </a:graphicData>
            </a:graphic>
          </wp:inline>
        </w:drawing>
      </w:r>
    </w:p>
    <w:p w14:paraId="5942C82D" w14:textId="6B91ED85" w:rsidR="007C5BEB" w:rsidRDefault="00165EF1" w:rsidP="007C5BEB">
      <w:pPr>
        <w:ind w:firstLine="0"/>
        <w:rPr>
          <w:rFonts w:ascii="Times New Roman" w:hAnsi="Times New Roman" w:cs="Times New Roman"/>
        </w:rPr>
      </w:pPr>
      <w:r>
        <w:rPr>
          <w:rFonts w:ascii="Times New Roman" w:hAnsi="Times New Roman" w:cs="Times New Roman"/>
        </w:rPr>
        <w:t xml:space="preserve">Figure </w:t>
      </w:r>
      <w:r w:rsidR="00466F92">
        <w:rPr>
          <w:rFonts w:ascii="Times New Roman" w:hAnsi="Times New Roman" w:cs="Times New Roman"/>
        </w:rPr>
        <w:t>3</w:t>
      </w:r>
      <w:r>
        <w:rPr>
          <w:rFonts w:ascii="Times New Roman" w:hAnsi="Times New Roman" w:cs="Times New Roman"/>
        </w:rPr>
        <w:t xml:space="preserve">. </w:t>
      </w:r>
      <w:r w:rsidR="007C5BEB">
        <w:rPr>
          <w:rFonts w:ascii="Times New Roman" w:hAnsi="Times New Roman" w:cs="Times New Roman"/>
        </w:rPr>
        <w:t>Deviations in natural mortality (</w:t>
      </w:r>
      <w:r w:rsidR="007C5BEB" w:rsidRPr="003A2643">
        <w:rPr>
          <w:rFonts w:ascii="Times New Roman" w:hAnsi="Times New Roman" w:cs="Times New Roman"/>
          <w:i/>
          <w:iCs/>
        </w:rPr>
        <w:t>M</w:t>
      </w:r>
      <w:r w:rsidR="007C5BEB">
        <w:rPr>
          <w:rFonts w:ascii="Times New Roman" w:hAnsi="Times New Roman" w:cs="Times New Roman"/>
        </w:rPr>
        <w:t xml:space="preserve">) by year and age estimated by models without numbers-at-age (NAA) random effects. Estimating </w:t>
      </w:r>
      <m:oMath>
        <m:sSub>
          <m:sSubPr>
            <m:ctrlPr>
              <w:rPr>
                <w:rFonts w:ascii="Cambria Math" w:eastAsia="SimSun" w:hAnsi="Cambria Math" w:cs="Times New Roman"/>
                <w:i/>
                <w:lang w:eastAsia="en-US"/>
              </w:rPr>
            </m:ctrlPr>
          </m:sSubPr>
          <m:e>
            <m:r>
              <w:rPr>
                <w:rFonts w:ascii="Cambria Math" w:hAnsi="Cambria Math"/>
              </w:rPr>
              <m:t>μ</m:t>
            </m:r>
          </m:e>
          <m:sub>
            <m:r>
              <w:rPr>
                <w:rFonts w:ascii="Cambria Math" w:hAnsi="Cambria Math"/>
              </w:rPr>
              <m:t>M</m:t>
            </m:r>
          </m:sub>
        </m:sSub>
      </m:oMath>
      <w:r w:rsidR="007C5BEB">
        <w:rPr>
          <w:rFonts w:ascii="Times New Roman" w:hAnsi="Times New Roman" w:cs="Times New Roman"/>
        </w:rPr>
        <w:t xml:space="preserve"> (right column) </w:t>
      </w:r>
      <w:r w:rsidR="003A2643">
        <w:rPr>
          <w:rFonts w:ascii="Times New Roman" w:hAnsi="Times New Roman" w:cs="Times New Roman"/>
        </w:rPr>
        <w:t xml:space="preserve">clearly </w:t>
      </w:r>
      <w:r w:rsidR="007C5BEB">
        <w:rPr>
          <w:rFonts w:ascii="Times New Roman" w:hAnsi="Times New Roman" w:cs="Times New Roman"/>
        </w:rPr>
        <w:t xml:space="preserve">reduced the magnitude of </w:t>
      </w:r>
      <w:r w:rsidR="007C5BEB" w:rsidRPr="003A2643">
        <w:rPr>
          <w:rFonts w:ascii="Times New Roman" w:hAnsi="Times New Roman" w:cs="Times New Roman"/>
          <w:i/>
          <w:iCs/>
        </w:rPr>
        <w:t>M</w:t>
      </w:r>
      <w:r w:rsidR="007C5BEB">
        <w:rPr>
          <w:rFonts w:ascii="Times New Roman" w:hAnsi="Times New Roman" w:cs="Times New Roman"/>
        </w:rPr>
        <w:t xml:space="preserve"> deviations for AR</w:t>
      </w:r>
      <w:r w:rsidR="003A2643">
        <w:rPr>
          <w:rFonts w:ascii="Times New Roman" w:hAnsi="Times New Roman" w:cs="Times New Roman"/>
        </w:rPr>
        <w:t>(1)</w:t>
      </w:r>
      <w:r w:rsidR="007C5BEB">
        <w:rPr>
          <w:rFonts w:ascii="Times New Roman" w:hAnsi="Times New Roman" w:cs="Times New Roman"/>
        </w:rPr>
        <w:t xml:space="preserve"> models (M-8 and M-9 vs. M-3 and M-4), but did not reduce the </w:t>
      </w:r>
      <w:r w:rsidR="007C5BEB" w:rsidRPr="003A2643">
        <w:rPr>
          <w:rFonts w:ascii="Times New Roman" w:hAnsi="Times New Roman" w:cs="Times New Roman"/>
          <w:i/>
          <w:iCs/>
        </w:rPr>
        <w:t>M</w:t>
      </w:r>
      <w:r w:rsidR="007C5BEB">
        <w:rPr>
          <w:rFonts w:ascii="Times New Roman" w:hAnsi="Times New Roman" w:cs="Times New Roman"/>
        </w:rPr>
        <w:t xml:space="preserve"> deviations in models where the deviations varied by year and age (M-7 and M-10 vs. M-2 and M-5).</w:t>
      </w:r>
      <w:r w:rsidR="005737D5">
        <w:rPr>
          <w:rFonts w:ascii="Times New Roman" w:hAnsi="Times New Roman" w:cs="Times New Roman"/>
        </w:rPr>
        <w:t xml:space="preserve"> The vertical dashed line marks the terminal year in the assessment, 2018.</w:t>
      </w:r>
    </w:p>
    <w:p w14:paraId="06A4FE0F" w14:textId="1B8DF13F" w:rsidR="00165EF1" w:rsidRDefault="00165EF1">
      <w:pPr>
        <w:ind w:firstLine="0"/>
        <w:rPr>
          <w:rFonts w:ascii="Times New Roman" w:hAnsi="Times New Roman" w:cs="Times New Roman"/>
        </w:rPr>
      </w:pPr>
    </w:p>
    <w:p w14:paraId="3395ED4B" w14:textId="77777777" w:rsidR="003A2643" w:rsidRDefault="00165EF1">
      <w:pPr>
        <w:ind w:firstLine="0"/>
        <w:rPr>
          <w:rFonts w:ascii="Times New Roman" w:hAnsi="Times New Roman" w:cs="Times New Roman"/>
        </w:rPr>
      </w:pPr>
      <w:r>
        <w:rPr>
          <w:rFonts w:ascii="Times New Roman" w:hAnsi="Times New Roman" w:cs="Times New Roman"/>
        </w:rPr>
        <w:br w:type="page"/>
      </w:r>
    </w:p>
    <w:p w14:paraId="390E0179" w14:textId="4AB14E14" w:rsidR="00A52242" w:rsidRDefault="005737D5" w:rsidP="00A52242">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0F0D3913" wp14:editId="34294260">
            <wp:extent cx="5943600" cy="5943600"/>
            <wp:effectExtent l="0" t="0" r="0" b="0"/>
            <wp:docPr id="8" name="Picture 8" descr="A picture containing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chunk-8-1.png"/>
                    <pic:cNvPicPr/>
                  </pic:nvPicPr>
                  <pic:blipFill>
                    <a:blip r:embed="rId16"/>
                    <a:stretch>
                      <a:fillRect/>
                    </a:stretch>
                  </pic:blipFill>
                  <pic:spPr>
                    <a:xfrm>
                      <a:off x="0" y="0"/>
                      <a:ext cx="5943600" cy="5943600"/>
                    </a:xfrm>
                    <a:prstGeom prst="rect">
                      <a:avLst/>
                    </a:prstGeom>
                  </pic:spPr>
                </pic:pic>
              </a:graphicData>
            </a:graphic>
          </wp:inline>
        </w:drawing>
      </w:r>
    </w:p>
    <w:p w14:paraId="695B5D37" w14:textId="028B51F5" w:rsidR="005737D5" w:rsidRDefault="00A52242" w:rsidP="00A52242">
      <w:pPr>
        <w:ind w:firstLine="0"/>
        <w:rPr>
          <w:rFonts w:ascii="Times New Roman" w:hAnsi="Times New Roman" w:cs="Times New Roman"/>
        </w:rPr>
      </w:pPr>
      <w:r>
        <w:rPr>
          <w:rFonts w:ascii="Times New Roman" w:hAnsi="Times New Roman" w:cs="Times New Roman"/>
        </w:rPr>
        <w:t>Figure 4. Deviations in natural mortality (</w:t>
      </w:r>
      <w:r w:rsidRPr="003A2643">
        <w:rPr>
          <w:rFonts w:ascii="Times New Roman" w:hAnsi="Times New Roman" w:cs="Times New Roman"/>
          <w:i/>
          <w:iCs/>
        </w:rPr>
        <w:t>M</w:t>
      </w:r>
      <w:r>
        <w:rPr>
          <w:rFonts w:ascii="Times New Roman" w:hAnsi="Times New Roman" w:cs="Times New Roman"/>
        </w:rPr>
        <w:t xml:space="preserve">, top panel) and numbers-at-age (NAA, bottom panel) from the final model with lowest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NAA-M-CPI-2.</w:t>
      </w:r>
      <w:r w:rsidR="005737D5">
        <w:rPr>
          <w:rFonts w:ascii="Times New Roman" w:hAnsi="Times New Roman" w:cs="Times New Roman"/>
        </w:rPr>
        <w:t xml:space="preserve"> The vertical dashed line marks the terminal year in the assessment, 2018.</w:t>
      </w:r>
    </w:p>
    <w:p w14:paraId="458547B1" w14:textId="77777777" w:rsidR="005737D5" w:rsidRDefault="005737D5">
      <w:pPr>
        <w:ind w:firstLine="0"/>
        <w:rPr>
          <w:rFonts w:ascii="Times New Roman" w:hAnsi="Times New Roman" w:cs="Times New Roman"/>
        </w:rPr>
      </w:pPr>
      <w:r>
        <w:rPr>
          <w:rFonts w:ascii="Times New Roman" w:hAnsi="Times New Roman" w:cs="Times New Roman"/>
        </w:rPr>
        <w:br w:type="page"/>
      </w:r>
    </w:p>
    <w:p w14:paraId="5A53AE57" w14:textId="79E74A81" w:rsidR="00165EF1" w:rsidRDefault="00165EF1">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3992EBCB" wp14:editId="75D673E7">
            <wp:extent cx="5486411" cy="2743206"/>
            <wp:effectExtent l="0" t="0" r="0" b="0"/>
            <wp:docPr id="5" name="Picture 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chunk-7-1.png"/>
                    <pic:cNvPicPr/>
                  </pic:nvPicPr>
                  <pic:blipFill>
                    <a:blip r:embed="rId17"/>
                    <a:stretch>
                      <a:fillRect/>
                    </a:stretch>
                  </pic:blipFill>
                  <pic:spPr>
                    <a:xfrm>
                      <a:off x="0" y="0"/>
                      <a:ext cx="5486411" cy="2743206"/>
                    </a:xfrm>
                    <a:prstGeom prst="rect">
                      <a:avLst/>
                    </a:prstGeom>
                  </pic:spPr>
                </pic:pic>
              </a:graphicData>
            </a:graphic>
          </wp:inline>
        </w:drawing>
      </w:r>
    </w:p>
    <w:p w14:paraId="40D8A8F5" w14:textId="0F380A37" w:rsidR="00165EF1" w:rsidRDefault="00165EF1">
      <w:pPr>
        <w:ind w:firstLine="0"/>
        <w:rPr>
          <w:rFonts w:ascii="Times New Roman" w:hAnsi="Times New Roman" w:cs="Times New Roman"/>
        </w:rPr>
      </w:pPr>
      <w:r>
        <w:rPr>
          <w:rFonts w:ascii="Times New Roman" w:hAnsi="Times New Roman" w:cs="Times New Roman"/>
        </w:rPr>
        <w:t xml:space="preserve">Figure </w:t>
      </w:r>
      <w:r w:rsidR="00A52242">
        <w:rPr>
          <w:rFonts w:ascii="Times New Roman" w:hAnsi="Times New Roman" w:cs="Times New Roman"/>
        </w:rPr>
        <w:t>5</w:t>
      </w:r>
      <w:r>
        <w:rPr>
          <w:rFonts w:ascii="Times New Roman" w:hAnsi="Times New Roman" w:cs="Times New Roman"/>
        </w:rPr>
        <w:t xml:space="preserve">. </w:t>
      </w:r>
      <w:r w:rsidR="00241D95">
        <w:rPr>
          <w:rFonts w:ascii="Times New Roman" w:hAnsi="Times New Roman" w:cs="Times New Roman"/>
        </w:rPr>
        <w:t xml:space="preserve">Reduction in retrospective patterns by including an effect of the Cold Pool Index </w:t>
      </w:r>
      <w:r w:rsidR="007C5BEB">
        <w:rPr>
          <w:rFonts w:ascii="Times New Roman" w:hAnsi="Times New Roman" w:cs="Times New Roman"/>
        </w:rPr>
        <w:t xml:space="preserve">(CPI) </w:t>
      </w:r>
      <w:r w:rsidR="00241D95">
        <w:rPr>
          <w:rFonts w:ascii="Times New Roman" w:hAnsi="Times New Roman" w:cs="Times New Roman"/>
        </w:rPr>
        <w:t xml:space="preserve">on recruitment, measured as the difference in </w:t>
      </w:r>
      <w:proofErr w:type="spellStart"/>
      <w:r w:rsidR="00241D95">
        <w:rPr>
          <w:rFonts w:ascii="Times New Roman" w:hAnsi="Times New Roman" w:cs="Times New Roman"/>
        </w:rPr>
        <w:t>Mohn’s</w:t>
      </w:r>
      <w:proofErr w:type="spellEnd"/>
      <w:r w:rsidR="00241D95" w:rsidRPr="00A53D54">
        <w:rPr>
          <w:rFonts w:ascii="Times New Roman" w:hAnsi="Times New Roman" w:cs="Times New Roman"/>
        </w:rPr>
        <w:t xml:space="preserve"> </w:t>
      </w:r>
      <m:oMath>
        <m:r>
          <w:rPr>
            <w:rFonts w:ascii="Cambria Math" w:hAnsi="Cambria Math" w:cs="Times New Roman"/>
          </w:rPr>
          <m:t>ρ</m:t>
        </m:r>
      </m:oMath>
      <w:r w:rsidR="00241D95">
        <w:rPr>
          <w:rFonts w:ascii="Times New Roman" w:hAnsi="Times New Roman" w:cs="Times New Roman"/>
        </w:rPr>
        <w:t xml:space="preserve"> between otherwise equivalent models.</w:t>
      </w:r>
      <w:r w:rsidR="007C5BEB">
        <w:rPr>
          <w:rFonts w:ascii="Times New Roman" w:hAnsi="Times New Roman" w:cs="Times New Roman"/>
        </w:rPr>
        <w:t xml:space="preserve"> </w:t>
      </w:r>
      <w:r w:rsidR="00561F49" w:rsidRPr="00561F49">
        <w:rPr>
          <w:rFonts w:ascii="Times New Roman" w:hAnsi="Times New Roman" w:cs="Times New Roman"/>
        </w:rPr>
        <w:t xml:space="preserve">Across the various NAA and </w:t>
      </w:r>
      <w:r w:rsidR="006919C1">
        <w:rPr>
          <w:rFonts w:ascii="Times New Roman" w:hAnsi="Times New Roman" w:cs="Times New Roman"/>
          <w:i/>
          <w:iCs/>
        </w:rPr>
        <w:t>M</w:t>
      </w:r>
      <w:r w:rsidR="00561F49" w:rsidRPr="00561F49">
        <w:rPr>
          <w:rFonts w:ascii="Times New Roman" w:hAnsi="Times New Roman" w:cs="Times New Roman"/>
        </w:rPr>
        <w:t xml:space="preserve"> models, including the CPI-recruitment link minimally impacted </w:t>
      </w:r>
      <w:proofErr w:type="spellStart"/>
      <w:r w:rsidR="00561F49" w:rsidRPr="00561F49">
        <w:rPr>
          <w:rFonts w:ascii="Times New Roman" w:hAnsi="Times New Roman" w:cs="Times New Roman"/>
        </w:rPr>
        <w:t>Mohn’s</w:t>
      </w:r>
      <w:proofErr w:type="spellEnd"/>
      <w:r w:rsidR="00561F49" w:rsidRPr="00561F4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SSB</m:t>
            </m:r>
          </m:sub>
        </m:sSub>
      </m:oMath>
      <w:r w:rsidR="00561F4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F</m:t>
            </m:r>
          </m:sub>
        </m:sSub>
      </m:oMath>
      <w:r w:rsidR="00561F49" w:rsidRPr="00561F49">
        <w:rPr>
          <w:rFonts w:ascii="Times New Roman" w:hAnsi="Times New Roman" w:cs="Times New Roman"/>
        </w:rPr>
        <w:t xml:space="preserve">, and slightly lowered Mohn’s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R</m:t>
            </m:r>
          </m:sub>
        </m:sSub>
      </m:oMath>
      <w:r w:rsidR="00561F49" w:rsidRPr="00561F49">
        <w:rPr>
          <w:rFonts w:ascii="Times New Roman" w:hAnsi="Times New Roman" w:cs="Times New Roman"/>
        </w:rPr>
        <w:t xml:space="preserve"> by about 0.1</w:t>
      </w:r>
      <w:r w:rsidR="00561F49">
        <w:rPr>
          <w:rFonts w:ascii="Times New Roman" w:hAnsi="Times New Roman" w:cs="Times New Roman"/>
        </w:rPr>
        <w:t xml:space="preserve"> on average.</w:t>
      </w:r>
    </w:p>
    <w:p w14:paraId="1DCBEA9D" w14:textId="182E3CA1" w:rsidR="00165EF1" w:rsidRDefault="00165EF1">
      <w:pPr>
        <w:ind w:firstLine="0"/>
        <w:rPr>
          <w:rFonts w:ascii="Times New Roman" w:hAnsi="Times New Roman" w:cs="Times New Roman"/>
        </w:rPr>
      </w:pPr>
      <w:r>
        <w:rPr>
          <w:rFonts w:ascii="Times New Roman" w:hAnsi="Times New Roman" w:cs="Times New Roman"/>
        </w:rPr>
        <w:br w:type="page"/>
      </w:r>
    </w:p>
    <w:p w14:paraId="6B055E27" w14:textId="69D92E1C" w:rsidR="00165EF1" w:rsidRDefault="0030507B">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BCAD3D8" wp14:editId="5620EDEB">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chunk-9-1.png"/>
                    <pic:cNvPicPr/>
                  </pic:nvPicPr>
                  <pic:blipFill>
                    <a:blip r:embed="rId18"/>
                    <a:stretch>
                      <a:fillRect/>
                    </a:stretch>
                  </pic:blipFill>
                  <pic:spPr>
                    <a:xfrm>
                      <a:off x="0" y="0"/>
                      <a:ext cx="5943600" cy="3714750"/>
                    </a:xfrm>
                    <a:prstGeom prst="rect">
                      <a:avLst/>
                    </a:prstGeom>
                  </pic:spPr>
                </pic:pic>
              </a:graphicData>
            </a:graphic>
          </wp:inline>
        </w:drawing>
      </w:r>
    </w:p>
    <w:p w14:paraId="2B62B8C2" w14:textId="2D16F723" w:rsidR="00165EF1" w:rsidRDefault="00165EF1">
      <w:pPr>
        <w:ind w:firstLine="0"/>
        <w:rPr>
          <w:rFonts w:ascii="Times New Roman" w:hAnsi="Times New Roman" w:cs="Times New Roman"/>
        </w:rPr>
      </w:pPr>
      <w:r>
        <w:rPr>
          <w:rFonts w:ascii="Times New Roman" w:hAnsi="Times New Roman" w:cs="Times New Roman"/>
        </w:rPr>
        <w:t xml:space="preserve">Figure </w:t>
      </w:r>
      <w:r w:rsidR="00A52242">
        <w:rPr>
          <w:rFonts w:ascii="Times New Roman" w:hAnsi="Times New Roman" w:cs="Times New Roman"/>
        </w:rPr>
        <w:t>6</w:t>
      </w:r>
      <w:r>
        <w:rPr>
          <w:rFonts w:ascii="Times New Roman" w:hAnsi="Times New Roman" w:cs="Times New Roman"/>
        </w:rPr>
        <w:t>.</w:t>
      </w:r>
      <w:r w:rsidR="00425696">
        <w:rPr>
          <w:rFonts w:ascii="Times New Roman" w:hAnsi="Times New Roman" w:cs="Times New Roman"/>
        </w:rPr>
        <w:t xml:space="preserve"> Retrospective patterns in fishing mortality (</w:t>
      </w:r>
      <w:r w:rsidR="006919C1" w:rsidRPr="006919C1">
        <w:rPr>
          <w:rFonts w:ascii="Times New Roman" w:hAnsi="Times New Roman" w:cs="Times New Roman"/>
          <w:i/>
          <w:iCs/>
        </w:rPr>
        <w:t>F</w:t>
      </w:r>
      <w:r w:rsidR="00425696">
        <w:rPr>
          <w:rFonts w:ascii="Times New Roman" w:hAnsi="Times New Roman" w:cs="Times New Roman"/>
        </w:rPr>
        <w:t xml:space="preserve">, top row), recruitment (middle row), and spawning stock biomass (SSB, bottom row). Lines and points depict </w:t>
      </w:r>
      <w:proofErr w:type="spellStart"/>
      <w:r w:rsidR="00425696">
        <w:rPr>
          <w:rFonts w:ascii="Times New Roman" w:hAnsi="Times New Roman" w:cs="Times New Roman"/>
        </w:rPr>
        <w:t>Mohn’s</w:t>
      </w:r>
      <w:proofErr w:type="spellEnd"/>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from seven peels, and the average Mohn’s</w:t>
      </w:r>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is given in each panel. Columns show results by model: </w:t>
      </w:r>
      <w:r w:rsidR="00873E49">
        <w:rPr>
          <w:rFonts w:ascii="Times New Roman" w:hAnsi="Times New Roman" w:cs="Times New Roman"/>
        </w:rPr>
        <w:t xml:space="preserve">base = </w:t>
      </w:r>
      <w:r w:rsidR="00425696">
        <w:rPr>
          <w:rFonts w:ascii="Times New Roman" w:hAnsi="Times New Roman" w:cs="Times New Roman"/>
        </w:rPr>
        <w:t>the statistical catch-at-age model, NAA-1,</w:t>
      </w:r>
      <w:r w:rsidR="00E30EDC">
        <w:rPr>
          <w:rFonts w:ascii="Times New Roman" w:hAnsi="Times New Roman" w:cs="Times New Roman"/>
        </w:rPr>
        <w:t xml:space="preserve"> </w:t>
      </w:r>
      <w:r w:rsidR="00425696">
        <w:rPr>
          <w:rFonts w:ascii="Times New Roman" w:hAnsi="Times New Roman" w:cs="Times New Roman"/>
        </w:rPr>
        <w:t xml:space="preserve">and the </w:t>
      </w:r>
      <w:r w:rsidR="00873E49">
        <w:rPr>
          <w:rFonts w:ascii="Times New Roman" w:hAnsi="Times New Roman" w:cs="Times New Roman"/>
        </w:rPr>
        <w:t xml:space="preserve">others </w:t>
      </w:r>
      <w:r w:rsidR="00425696">
        <w:rPr>
          <w:rFonts w:ascii="Times New Roman" w:hAnsi="Times New Roman" w:cs="Times New Roman"/>
        </w:rPr>
        <w:t xml:space="preserve">are the models from Tables </w:t>
      </w:r>
      <w:r w:rsidR="00541936">
        <w:rPr>
          <w:rFonts w:ascii="Times New Roman" w:hAnsi="Times New Roman" w:cs="Times New Roman"/>
        </w:rPr>
        <w:t>3</w:t>
      </w:r>
      <w:r w:rsidR="00425696">
        <w:rPr>
          <w:rFonts w:ascii="Times New Roman" w:hAnsi="Times New Roman" w:cs="Times New Roman"/>
        </w:rPr>
        <w:t>-</w:t>
      </w:r>
      <w:r w:rsidR="00541936">
        <w:rPr>
          <w:rFonts w:ascii="Times New Roman" w:hAnsi="Times New Roman" w:cs="Times New Roman"/>
        </w:rPr>
        <w:t>6</w:t>
      </w:r>
      <w:r w:rsidR="00425696">
        <w:rPr>
          <w:rFonts w:ascii="Times New Roman" w:hAnsi="Times New Roman" w:cs="Times New Roman"/>
        </w:rPr>
        <w:t xml:space="preserve"> with lowest </w:t>
      </w:r>
      <w:proofErr w:type="spellStart"/>
      <w:r w:rsidR="00425696">
        <w:rPr>
          <w:rFonts w:ascii="Times New Roman" w:hAnsi="Times New Roman" w:cs="Times New Roman"/>
        </w:rPr>
        <w:t>Mohn’s</w:t>
      </w:r>
      <w:proofErr w:type="spellEnd"/>
      <w:r w:rsidR="00425696" w:rsidRPr="00A53D54">
        <w:rPr>
          <w:rFonts w:ascii="Times New Roman" w:hAnsi="Times New Roman" w:cs="Times New Roman"/>
        </w:rPr>
        <w:t xml:space="preserve"> </w:t>
      </w:r>
      <m:oMath>
        <m:r>
          <w:rPr>
            <w:rFonts w:ascii="Cambria Math" w:hAnsi="Cambria Math" w:cs="Times New Roman"/>
          </w:rPr>
          <m:t>ρ</m:t>
        </m:r>
      </m:oMath>
      <w:r w:rsidR="00E30EDC">
        <w:rPr>
          <w:rFonts w:ascii="Times New Roman" w:hAnsi="Times New Roman" w:cs="Times New Roman"/>
        </w:rPr>
        <w:t xml:space="preserve"> (NAA-6, M-5, NAA-M-2, and NAA-M-CPI-2).</w:t>
      </w:r>
    </w:p>
    <w:p w14:paraId="7F2C3C9C" w14:textId="574FCC70" w:rsidR="00165EF1" w:rsidRDefault="00165EF1">
      <w:pPr>
        <w:ind w:firstLine="0"/>
        <w:rPr>
          <w:rFonts w:ascii="Times New Roman" w:hAnsi="Times New Roman" w:cs="Times New Roman"/>
        </w:rPr>
      </w:pPr>
      <w:r>
        <w:rPr>
          <w:rFonts w:ascii="Times New Roman" w:hAnsi="Times New Roman" w:cs="Times New Roman"/>
        </w:rPr>
        <w:br w:type="page"/>
      </w:r>
    </w:p>
    <w:p w14:paraId="380EDF5C" w14:textId="3CE596AB" w:rsidR="00165EF1" w:rsidRDefault="00C4200C">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ED2012D" wp14:editId="26E6034A">
            <wp:extent cx="5943600" cy="424561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named-chunk-11-1.png"/>
                    <pic:cNvPicPr/>
                  </pic:nvPicPr>
                  <pic:blipFill>
                    <a:blip r:embed="rId19"/>
                    <a:stretch>
                      <a:fillRect/>
                    </a:stretch>
                  </pic:blipFill>
                  <pic:spPr>
                    <a:xfrm>
                      <a:off x="0" y="0"/>
                      <a:ext cx="5943600" cy="4245610"/>
                    </a:xfrm>
                    <a:prstGeom prst="rect">
                      <a:avLst/>
                    </a:prstGeom>
                  </pic:spPr>
                </pic:pic>
              </a:graphicData>
            </a:graphic>
          </wp:inline>
        </w:drawing>
      </w:r>
    </w:p>
    <w:p w14:paraId="3A876E22" w14:textId="6D074CE9" w:rsidR="00165EF1" w:rsidRDefault="00165EF1">
      <w:pPr>
        <w:ind w:firstLine="0"/>
        <w:rPr>
          <w:rFonts w:ascii="Times New Roman" w:hAnsi="Times New Roman" w:cs="Times New Roman"/>
        </w:rPr>
      </w:pPr>
      <w:r>
        <w:rPr>
          <w:rFonts w:ascii="Times New Roman" w:hAnsi="Times New Roman" w:cs="Times New Roman"/>
        </w:rPr>
        <w:t>Figure 7.</w:t>
      </w:r>
      <w:r w:rsidR="00C4200C" w:rsidRPr="00C4200C">
        <w:rPr>
          <w:rFonts w:ascii="Times New Roman" w:hAnsi="Times New Roman" w:cs="Times New Roman"/>
        </w:rPr>
        <w:t xml:space="preserve"> </w:t>
      </w:r>
      <w:r w:rsidR="00C4200C">
        <w:rPr>
          <w:rFonts w:ascii="Times New Roman" w:hAnsi="Times New Roman" w:cs="Times New Roman"/>
        </w:rPr>
        <w:t>Trends in fishing mortality (</w:t>
      </w:r>
      <w:r w:rsidR="006919C1" w:rsidRPr="006919C1">
        <w:rPr>
          <w:rFonts w:ascii="Times New Roman" w:hAnsi="Times New Roman" w:cs="Times New Roman"/>
          <w:i/>
          <w:iCs/>
        </w:rPr>
        <w:t>F</w:t>
      </w:r>
      <w:r w:rsidR="00C4200C">
        <w:rPr>
          <w:rFonts w:ascii="Times New Roman" w:hAnsi="Times New Roman" w:cs="Times New Roman"/>
        </w:rPr>
        <w:t xml:space="preserve">) and spawning stock biomass (SSB). base = the statistical catch-at-age model, NAA-1. Within each model class, the model with lowest </w:t>
      </w:r>
      <w:proofErr w:type="spellStart"/>
      <w:r w:rsidR="00C4200C">
        <w:rPr>
          <w:rFonts w:ascii="Times New Roman" w:hAnsi="Times New Roman" w:cs="Times New Roman"/>
        </w:rPr>
        <w:t>Mohn’s</w:t>
      </w:r>
      <w:proofErr w:type="spellEnd"/>
      <w:r w:rsidR="00C4200C" w:rsidRPr="00A53D54">
        <w:rPr>
          <w:rFonts w:ascii="Times New Roman" w:hAnsi="Times New Roman" w:cs="Times New Roman"/>
        </w:rPr>
        <w:t xml:space="preserve"> </w:t>
      </w:r>
      <m:oMath>
        <m:r>
          <w:rPr>
            <w:rFonts w:ascii="Cambria Math" w:hAnsi="Cambria Math" w:cs="Times New Roman"/>
          </w:rPr>
          <m:t>ρ</m:t>
        </m:r>
      </m:oMath>
      <w:r w:rsidR="00C4200C">
        <w:rPr>
          <w:rFonts w:ascii="Times New Roman" w:hAnsi="Times New Roman" w:cs="Times New Roman"/>
        </w:rPr>
        <w:t xml:space="preserve"> is shown (NAA-6, M-5, NAA-M-2, and NAA-M-CPI-2; Tables </w:t>
      </w:r>
      <w:r w:rsidR="00541936">
        <w:rPr>
          <w:rFonts w:ascii="Times New Roman" w:hAnsi="Times New Roman" w:cs="Times New Roman"/>
        </w:rPr>
        <w:t>3-6</w:t>
      </w:r>
      <w:r w:rsidR="00C4200C">
        <w:rPr>
          <w:rFonts w:ascii="Times New Roman" w:hAnsi="Times New Roman" w:cs="Times New Roman"/>
        </w:rPr>
        <w:t>).</w:t>
      </w:r>
      <w:r w:rsidR="008C097A">
        <w:rPr>
          <w:rFonts w:ascii="Times New Roman" w:hAnsi="Times New Roman" w:cs="Times New Roman"/>
        </w:rPr>
        <w:t xml:space="preserve"> The dashed line denotes the terminal year in the assessment, 2018. Note that the assessment years</w:t>
      </w:r>
      <w:r w:rsidR="00E1722C">
        <w:rPr>
          <w:rFonts w:ascii="Times New Roman" w:hAnsi="Times New Roman" w:cs="Times New Roman"/>
        </w:rPr>
        <w:t xml:space="preserve"> (1973-2018) extend beyond the x-axis limit.</w:t>
      </w:r>
    </w:p>
    <w:sectPr w:rsidR="00165EF1" w:rsidSect="00463ED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Haikun Xu" w:date="2020-08-07T16:07:00Z" w:initials="HX">
    <w:p w14:paraId="0EDD0940" w14:textId="0557869D" w:rsidR="00CB2EEF" w:rsidRDefault="00CB2EEF">
      <w:pPr>
        <w:pStyle w:val="CommentText"/>
      </w:pPr>
      <w:r>
        <w:rPr>
          <w:rStyle w:val="CommentReference"/>
        </w:rPr>
        <w:annotationRef/>
      </w:r>
      <w:r>
        <w:t>“Best” pattern? Suggest being more specific</w:t>
      </w:r>
    </w:p>
  </w:comment>
  <w:comment w:id="6" w:author="Haikun Xu" w:date="2020-08-07T16:09:00Z" w:initials="HX">
    <w:p w14:paraId="2E47F287" w14:textId="01BA4CAB" w:rsidR="00CB2EEF" w:rsidRDefault="00CB2EEF">
      <w:pPr>
        <w:pStyle w:val="CommentText"/>
      </w:pPr>
      <w:r>
        <w:rPr>
          <w:rStyle w:val="CommentReference"/>
        </w:rPr>
        <w:annotationRef/>
      </w:r>
      <w:r>
        <w:t>Pattern of what? SSB or/and F?</w:t>
      </w:r>
    </w:p>
  </w:comment>
  <w:comment w:id="7" w:author="Haikun Xu" w:date="2020-08-07T16:11:00Z" w:initials="HX">
    <w:p w14:paraId="7F516D42" w14:textId="38F79A3A" w:rsidR="00977ECA" w:rsidRDefault="00977ECA">
      <w:pPr>
        <w:pStyle w:val="CommentText"/>
      </w:pPr>
      <w:r>
        <w:rPr>
          <w:rStyle w:val="CommentReference"/>
        </w:rPr>
        <w:annotationRef/>
      </w:r>
      <w:r>
        <w:t>Depends on what management strategy (i.e., F) is used for projection.</w:t>
      </w:r>
    </w:p>
  </w:comment>
  <w:comment w:id="15" w:author="Haikun Xu" w:date="2020-08-07T11:44:00Z" w:initials="HX">
    <w:p w14:paraId="3DE86C9E" w14:textId="2DBD0932" w:rsidR="00E67145" w:rsidRDefault="00E67145">
      <w:pPr>
        <w:pStyle w:val="CommentText"/>
      </w:pPr>
      <w:r>
        <w:rPr>
          <w:rStyle w:val="CommentReference"/>
        </w:rPr>
        <w:annotationRef/>
      </w:r>
      <w:r>
        <w:t xml:space="preserve">I wrote this sentence almost 4 years ago... After that one new work was published: </w:t>
      </w:r>
      <w:hyperlink r:id="rId1" w:anchor=".Xy2hWyhKiUk" w:history="1">
        <w:r>
          <w:rPr>
            <w:rStyle w:val="Hyperlink"/>
          </w:rPr>
          <w:t>https://www.nrcresearchpress.com/doi/full/10.1139/cjfas-2017-0446#.Xy2hWyhKiUk</w:t>
        </w:r>
      </w:hyperlink>
    </w:p>
  </w:comment>
  <w:comment w:id="16" w:author="Haikun Xu" w:date="2020-08-07T11:48:00Z" w:initials="HX">
    <w:p w14:paraId="5EDBA2C8" w14:textId="37BC1A27" w:rsidR="00E67145" w:rsidRDefault="00E67145">
      <w:pPr>
        <w:pStyle w:val="CommentText"/>
      </w:pPr>
      <w:r>
        <w:rPr>
          <w:rStyle w:val="CommentReference"/>
        </w:rPr>
        <w:annotationRef/>
      </w:r>
      <w:r>
        <w:t>Need a sentence to define survival in advance since both F and M are mentioned above</w:t>
      </w:r>
    </w:p>
  </w:comment>
  <w:comment w:id="20" w:author="Haikun Xu" w:date="2020-08-07T14:11:00Z" w:initials="HX">
    <w:p w14:paraId="126607FB" w14:textId="6CD84863" w:rsidR="00E67145" w:rsidRDefault="00E67145">
      <w:pPr>
        <w:pStyle w:val="CommentText"/>
      </w:pPr>
      <w:r>
        <w:rPr>
          <w:rStyle w:val="CommentReference"/>
        </w:rPr>
        <w:annotationRef/>
      </w:r>
      <w:r>
        <w:t>Define Z</w:t>
      </w:r>
    </w:p>
  </w:comment>
  <w:comment w:id="21" w:author="Haikun Xu" w:date="2020-08-07T14:13:00Z" w:initials="HX">
    <w:p w14:paraId="23FA016A" w14:textId="5DA53C04" w:rsidR="00E67145" w:rsidRDefault="00E67145">
      <w:pPr>
        <w:pStyle w:val="CommentText"/>
      </w:pPr>
      <w:r>
        <w:rPr>
          <w:rStyle w:val="CommentReference"/>
        </w:rPr>
        <w:annotationRef/>
      </w:r>
      <w:r>
        <w:t>Plus?</w:t>
      </w:r>
    </w:p>
  </w:comment>
  <w:comment w:id="22" w:author="Haikun Xu" w:date="2020-08-07T14:15:00Z" w:initials="HX">
    <w:p w14:paraId="04979306" w14:textId="06E38181" w:rsidR="00E67145" w:rsidRDefault="00E67145">
      <w:pPr>
        <w:pStyle w:val="CommentText"/>
      </w:pPr>
      <w:r>
        <w:rPr>
          <w:rStyle w:val="CommentReference"/>
        </w:rPr>
        <w:annotationRef/>
      </w:r>
      <w:r>
        <w:t>Rest is better? I am not an English speaker so not sure about it.</w:t>
      </w:r>
    </w:p>
  </w:comment>
  <w:comment w:id="41" w:author="Haikun Xu" w:date="2020-08-07T14:52:00Z" w:initials="HX">
    <w:p w14:paraId="71635886" w14:textId="3FC02ECA" w:rsidR="00E67145" w:rsidRDefault="00E67145">
      <w:pPr>
        <w:pStyle w:val="CommentText"/>
      </w:pPr>
      <w:r>
        <w:rPr>
          <w:rStyle w:val="CommentReference"/>
        </w:rPr>
        <w:annotationRef/>
      </w:r>
      <w:r>
        <w:t>Fig. 2 left column?</w:t>
      </w:r>
    </w:p>
  </w:comment>
  <w:comment w:id="42" w:author="Haikun Xu" w:date="2020-08-07T15:01:00Z" w:initials="HX">
    <w:p w14:paraId="057AF823" w14:textId="4E34BA21" w:rsidR="00E67145" w:rsidRDefault="00E67145">
      <w:pPr>
        <w:pStyle w:val="CommentText"/>
      </w:pPr>
      <w:r>
        <w:rPr>
          <w:rStyle w:val="CommentReference"/>
        </w:rPr>
        <w:annotationRef/>
      </w:r>
      <w:r>
        <w:t>Where did you mention 2D AR1 + NAA/M here? It is I figure 2 but not in the text here</w:t>
      </w:r>
    </w:p>
  </w:comment>
  <w:comment w:id="43" w:author="Haikun Xu" w:date="2020-08-07T14:56:00Z" w:initials="HX">
    <w:p w14:paraId="7894CB5B" w14:textId="4C7D2305" w:rsidR="00E67145" w:rsidRDefault="00E67145">
      <w:pPr>
        <w:pStyle w:val="CommentText"/>
      </w:pPr>
      <w:r>
        <w:rPr>
          <w:rStyle w:val="CommentReference"/>
        </w:rPr>
        <w:annotationRef/>
      </w:r>
      <w:r>
        <w:t xml:space="preserve">Given </w:t>
      </w:r>
      <w:proofErr w:type="spellStart"/>
      <w:r>
        <w:t>rho_year</w:t>
      </w:r>
      <w:proofErr w:type="spellEnd"/>
      <w:r>
        <w:t xml:space="preserve"> is estimated to be positive</w:t>
      </w:r>
    </w:p>
  </w:comment>
  <w:comment w:id="46" w:author="Haikun Xu" w:date="2020-08-07T14:58:00Z" w:initials="HX">
    <w:p w14:paraId="27E18BDB" w14:textId="4670351A" w:rsidR="00E67145" w:rsidRDefault="00E67145">
      <w:pPr>
        <w:pStyle w:val="CommentText"/>
      </w:pPr>
      <w:r>
        <w:rPr>
          <w:rStyle w:val="CommentReference"/>
        </w:rPr>
        <w:annotationRef/>
      </w:r>
      <w:r>
        <w:t xml:space="preserve">Which result in this study </w:t>
      </w:r>
      <w:proofErr w:type="gramStart"/>
      <w:r>
        <w:t>is in agreement</w:t>
      </w:r>
      <w:proofErr w:type="gramEnd"/>
      <w:r>
        <w:t xml:space="preserve"> with this statement? Proving one is better than just a theoretically statement. </w:t>
      </w:r>
    </w:p>
  </w:comment>
  <w:comment w:id="48" w:author="Haikun Xu" w:date="2020-08-07T15:05:00Z" w:initials="HX">
    <w:p w14:paraId="518C8EDD" w14:textId="25C70B94" w:rsidR="00E67145" w:rsidRDefault="00E67145">
      <w:pPr>
        <w:pStyle w:val="CommentText"/>
      </w:pPr>
      <w:r>
        <w:rPr>
          <w:rStyle w:val="CommentReference"/>
        </w:rPr>
        <w:annotationRef/>
      </w:r>
      <w:r>
        <w:t>How this becomes an evidence for the degree of smoothing</w:t>
      </w:r>
    </w:p>
  </w:comment>
  <w:comment w:id="49" w:author="Haikun Xu" w:date="2020-08-07T15:07:00Z" w:initials="HX">
    <w:p w14:paraId="5A173B82" w14:textId="2C059EBB" w:rsidR="00E67145" w:rsidRDefault="00E67145">
      <w:pPr>
        <w:pStyle w:val="CommentText"/>
      </w:pPr>
      <w:r>
        <w:rPr>
          <w:rStyle w:val="CommentReference"/>
        </w:rPr>
        <w:annotationRef/>
      </w:r>
      <w:r>
        <w:t xml:space="preserve">Adding 2d ar1 to what led to lower </w:t>
      </w:r>
      <w:proofErr w:type="spellStart"/>
      <w:r>
        <w:t>ssb</w:t>
      </w:r>
      <w:proofErr w:type="spellEnd"/>
      <w:r>
        <w:t>?</w:t>
      </w:r>
    </w:p>
  </w:comment>
  <w:comment w:id="50" w:author="Haikun Xu" w:date="2020-08-07T15:09:00Z" w:initials="HX">
    <w:p w14:paraId="3133D68E" w14:textId="49A22A1E" w:rsidR="00E67145" w:rsidRDefault="00E67145">
      <w:pPr>
        <w:pStyle w:val="CommentText"/>
      </w:pPr>
      <w:r>
        <w:rPr>
          <w:rStyle w:val="CommentReference"/>
        </w:rPr>
        <w:annotationRef/>
      </w:r>
      <w:r>
        <w:t xml:space="preserve">How to get the trend of SSB based on relative difference in SSB only? </w:t>
      </w:r>
    </w:p>
  </w:comment>
  <w:comment w:id="53" w:author="Haikun Xu" w:date="2020-08-07T15:17:00Z" w:initials="HX">
    <w:p w14:paraId="53D28EB5" w14:textId="23F96F0D" w:rsidR="00E67145" w:rsidRDefault="00E67145">
      <w:pPr>
        <w:pStyle w:val="CommentText"/>
      </w:pPr>
      <w:r>
        <w:rPr>
          <w:rStyle w:val="CommentReference"/>
        </w:rPr>
        <w:annotationRef/>
      </w:r>
      <w:r>
        <w:t>For age 1?</w:t>
      </w:r>
    </w:p>
  </w:comment>
  <w:comment w:id="54" w:author="Haikun Xu" w:date="2020-08-07T15:53:00Z" w:initials="HX">
    <w:p w14:paraId="79717242" w14:textId="50DFCFDC" w:rsidR="00E37C5E" w:rsidRDefault="00E37C5E">
      <w:pPr>
        <w:pStyle w:val="CommentText"/>
      </w:pPr>
      <w:r>
        <w:rPr>
          <w:rStyle w:val="CommentReference"/>
        </w:rPr>
        <w:annotationRef/>
      </w:r>
      <w:r>
        <w:t xml:space="preserve">Good to briefly discuss how the 2d ar1 impacts the confidence interval of the estimates </w:t>
      </w:r>
    </w:p>
  </w:comment>
  <w:comment w:id="57" w:author="Haikun Xu" w:date="2020-08-07T15:19:00Z" w:initials="HX">
    <w:p w14:paraId="42AB267A" w14:textId="2A1A9962" w:rsidR="00E67145" w:rsidRDefault="00E67145">
      <w:pPr>
        <w:pStyle w:val="CommentText"/>
      </w:pPr>
      <w:r>
        <w:rPr>
          <w:rStyle w:val="CommentReference"/>
        </w:rPr>
        <w:annotationRef/>
      </w:r>
      <w:r>
        <w:t>The advantage of TMB is that they can be estimated inside the model</w:t>
      </w:r>
    </w:p>
  </w:comment>
  <w:comment w:id="58" w:author="Haikun Xu" w:date="2020-08-07T15:20:00Z" w:initials="HX">
    <w:p w14:paraId="50D5E21E" w14:textId="11CEE4DB" w:rsidR="00E67145" w:rsidRDefault="00E67145">
      <w:pPr>
        <w:pStyle w:val="CommentText"/>
      </w:pPr>
      <w:r>
        <w:rPr>
          <w:rStyle w:val="CommentReference"/>
        </w:rPr>
        <w:annotationRef/>
      </w:r>
      <w:r>
        <w:t>Deviations?</w:t>
      </w:r>
    </w:p>
  </w:comment>
  <w:comment w:id="59" w:author="Haikun Xu" w:date="2020-08-07T15:22:00Z" w:initials="HX">
    <w:p w14:paraId="7A7EBEBB" w14:textId="71A4716C" w:rsidR="00E67145" w:rsidRDefault="00E67145">
      <w:pPr>
        <w:pStyle w:val="CommentText"/>
      </w:pPr>
      <w:r>
        <w:rPr>
          <w:rStyle w:val="CommentReference"/>
        </w:rPr>
        <w:annotationRef/>
      </w:r>
      <w:r>
        <w:t xml:space="preserve">Also, note the uncertainty of </w:t>
      </w:r>
      <w:proofErr w:type="spellStart"/>
      <w:r>
        <w:t>rho_a</w:t>
      </w:r>
      <w:proofErr w:type="spellEnd"/>
      <w:r>
        <w:t xml:space="preserve"> is larger than </w:t>
      </w:r>
      <w:proofErr w:type="spellStart"/>
      <w:r>
        <w:t>rho_t</w:t>
      </w:r>
      <w:proofErr w:type="spellEnd"/>
      <w:r>
        <w:t>, probably because N is much larger than A, which is only 6 for this short-lived species</w:t>
      </w:r>
    </w:p>
  </w:comment>
  <w:comment w:id="62" w:author="Haikun Xu" w:date="2020-08-07T15:26:00Z" w:initials="HX">
    <w:p w14:paraId="3E66B62B" w14:textId="2199D783" w:rsidR="00E67145" w:rsidRDefault="00E67145">
      <w:pPr>
        <w:pStyle w:val="CommentText"/>
      </w:pPr>
      <w:r>
        <w:rPr>
          <w:rStyle w:val="CommentReference"/>
        </w:rPr>
        <w:annotationRef/>
      </w:r>
      <w:r>
        <w:t>For SSB and F, process at age 2+ may be more important than that at age 1.</w:t>
      </w:r>
    </w:p>
  </w:comment>
  <w:comment w:id="63" w:author="Haikun Xu" w:date="2020-08-07T15:28:00Z" w:initials="HX">
    <w:p w14:paraId="0A227A37" w14:textId="43EECCDE" w:rsidR="00E67145" w:rsidRDefault="00E67145">
      <w:pPr>
        <w:pStyle w:val="CommentText"/>
      </w:pPr>
      <w:r>
        <w:rPr>
          <w:rStyle w:val="CommentReference"/>
        </w:rPr>
        <w:annotationRef/>
      </w:r>
      <w:r w:rsidR="007C3B7B">
        <w:t>See my comment above;</w:t>
      </w:r>
      <w:r>
        <w:t xml:space="preserve"> after 4 years it is the other way around now. The 2D AR1 structured </w:t>
      </w:r>
      <w:r w:rsidR="007C3B7B">
        <w:t>has been</w:t>
      </w:r>
      <w:r>
        <w:t xml:space="preserve"> implemented in selectivity</w:t>
      </w:r>
      <w:r w:rsidR="007C3B7B">
        <w:t xml:space="preserve"> already </w:t>
      </w:r>
      <w:r w:rsidR="007C3B7B">
        <w:rPr>
          <w:rFonts w:ascii="Segoe UI Emoji" w:eastAsia="Segoe UI Emoji" w:hAnsi="Segoe UI Emoji" w:cs="Segoe UI Emoji"/>
        </w:rPr>
        <w:t>😊</w:t>
      </w:r>
    </w:p>
  </w:comment>
  <w:comment w:id="64" w:author="Haikun Xu" w:date="2020-08-07T15:31:00Z" w:initials="HX">
    <w:p w14:paraId="1A4BD54C" w14:textId="4C3FA2E9" w:rsidR="007C3B7B" w:rsidRDefault="007C3B7B">
      <w:pPr>
        <w:pStyle w:val="CommentText"/>
      </w:pPr>
      <w:r>
        <w:rPr>
          <w:rStyle w:val="CommentReference"/>
        </w:rPr>
        <w:annotationRef/>
      </w:r>
      <w:r>
        <w:t>I would say consistent here. In my opinion, small rho does not necessarily mean more reliable model estimates, could also mean estimates are still biased but now in a more consistent way.</w:t>
      </w:r>
    </w:p>
    <w:p w14:paraId="4059909F" w14:textId="77777777" w:rsidR="007C3B7B" w:rsidRDefault="007C3B7B">
      <w:pPr>
        <w:pStyle w:val="CommentText"/>
      </w:pPr>
    </w:p>
    <w:p w14:paraId="70399485" w14:textId="2ACC0197" w:rsidR="007C3B7B" w:rsidRDefault="007C3B7B">
      <w:pPr>
        <w:pStyle w:val="CommentText"/>
      </w:pPr>
      <w:r>
        <w:t xml:space="preserve">Retro bias is usually caused by temporal trend in biological processes that are not accounted for in the model. </w:t>
      </w:r>
      <w:proofErr w:type="gramStart"/>
      <w:r>
        <w:t>So</w:t>
      </w:r>
      <w:proofErr w:type="gramEnd"/>
      <w:r>
        <w:t xml:space="preserve"> the reduction of rho by implementing the 2d </w:t>
      </w:r>
      <w:proofErr w:type="spellStart"/>
      <w:r>
        <w:t>ar</w:t>
      </w:r>
      <w:proofErr w:type="spellEnd"/>
      <w:r>
        <w:t xml:space="preserve"> 1 structure suggests considering autocorrelation can better model the variation in survival/M.</w:t>
      </w:r>
    </w:p>
  </w:comment>
  <w:comment w:id="66" w:author="Haikun Xu" w:date="2020-08-07T15:38:00Z" w:initials="HX">
    <w:p w14:paraId="40E3156E" w14:textId="0B0BF183" w:rsidR="007C3B7B" w:rsidRDefault="007C3B7B">
      <w:pPr>
        <w:pStyle w:val="CommentText"/>
      </w:pPr>
      <w:r>
        <w:rPr>
          <w:rStyle w:val="CommentReference"/>
        </w:rPr>
        <w:annotationRef/>
      </w:r>
      <w:r>
        <w:t>Because it propagates into the projection</w:t>
      </w:r>
    </w:p>
  </w:comment>
  <w:comment w:id="71" w:author="Haikun Xu" w:date="2020-08-07T15:50:00Z" w:initials="HX">
    <w:p w14:paraId="6CCDD928" w14:textId="52D7B846" w:rsidR="00E37C5E" w:rsidRDefault="00E37C5E">
      <w:pPr>
        <w:pStyle w:val="CommentText"/>
      </w:pPr>
      <w:r>
        <w:rPr>
          <w:rStyle w:val="CommentReference"/>
        </w:rPr>
        <w:annotationRef/>
      </w:r>
      <w:r>
        <w:t>Have you mentioned that you use terminal F for the projection? If not, add that to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DD0940" w15:done="0"/>
  <w15:commentEx w15:paraId="2E47F287" w15:done="0"/>
  <w15:commentEx w15:paraId="7F516D42" w15:done="0"/>
  <w15:commentEx w15:paraId="3DE86C9E" w15:done="0"/>
  <w15:commentEx w15:paraId="5EDBA2C8" w15:done="0"/>
  <w15:commentEx w15:paraId="126607FB" w15:done="0"/>
  <w15:commentEx w15:paraId="23FA016A" w15:done="0"/>
  <w15:commentEx w15:paraId="04979306" w15:done="0"/>
  <w15:commentEx w15:paraId="71635886" w15:done="0"/>
  <w15:commentEx w15:paraId="057AF823" w15:done="0"/>
  <w15:commentEx w15:paraId="7894CB5B" w15:done="0"/>
  <w15:commentEx w15:paraId="27E18BDB" w15:done="0"/>
  <w15:commentEx w15:paraId="518C8EDD" w15:done="0"/>
  <w15:commentEx w15:paraId="5A173B82" w15:done="0"/>
  <w15:commentEx w15:paraId="3133D68E" w15:done="0"/>
  <w15:commentEx w15:paraId="53D28EB5" w15:done="0"/>
  <w15:commentEx w15:paraId="79717242" w15:done="0"/>
  <w15:commentEx w15:paraId="42AB267A" w15:done="0"/>
  <w15:commentEx w15:paraId="50D5E21E" w15:done="0"/>
  <w15:commentEx w15:paraId="7A7EBEBB" w15:done="0"/>
  <w15:commentEx w15:paraId="3E66B62B" w15:done="0"/>
  <w15:commentEx w15:paraId="0A227A37" w15:done="0"/>
  <w15:commentEx w15:paraId="70399485" w15:done="0"/>
  <w15:commentEx w15:paraId="40E3156E" w15:done="0"/>
  <w15:commentEx w15:paraId="6CCDD9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DD0940" w16cid:durableId="22D7FAB8"/>
  <w16cid:commentId w16cid:paraId="2E47F287" w16cid:durableId="22D7FB2B"/>
  <w16cid:commentId w16cid:paraId="7F516D42" w16cid:durableId="22D7FB9A"/>
  <w16cid:commentId w16cid:paraId="3DE86C9E" w16cid:durableId="22D7BD28"/>
  <w16cid:commentId w16cid:paraId="5EDBA2C8" w16cid:durableId="22D7BE22"/>
  <w16cid:commentId w16cid:paraId="126607FB" w16cid:durableId="22D7DF7D"/>
  <w16cid:commentId w16cid:paraId="23FA016A" w16cid:durableId="22D7E010"/>
  <w16cid:commentId w16cid:paraId="04979306" w16cid:durableId="22D7E095"/>
  <w16cid:commentId w16cid:paraId="71635886" w16cid:durableId="22D7E916"/>
  <w16cid:commentId w16cid:paraId="057AF823" w16cid:durableId="22D7EB34"/>
  <w16cid:commentId w16cid:paraId="7894CB5B" w16cid:durableId="22D7EA07"/>
  <w16cid:commentId w16cid:paraId="27E18BDB" w16cid:durableId="22D7EA90"/>
  <w16cid:commentId w16cid:paraId="518C8EDD" w16cid:durableId="22D7EC2F"/>
  <w16cid:commentId w16cid:paraId="5A173B82" w16cid:durableId="22D7EC9E"/>
  <w16cid:commentId w16cid:paraId="3133D68E" w16cid:durableId="22D7ED34"/>
  <w16cid:commentId w16cid:paraId="53D28EB5" w16cid:durableId="22D7EEF6"/>
  <w16cid:commentId w16cid:paraId="79717242" w16cid:durableId="22D7F790"/>
  <w16cid:commentId w16cid:paraId="42AB267A" w16cid:durableId="22D7EF7F"/>
  <w16cid:commentId w16cid:paraId="50D5E21E" w16cid:durableId="22D7EFD3"/>
  <w16cid:commentId w16cid:paraId="7A7EBEBB" w16cid:durableId="22D7F041"/>
  <w16cid:commentId w16cid:paraId="3E66B62B" w16cid:durableId="22D7F141"/>
  <w16cid:commentId w16cid:paraId="0A227A37" w16cid:durableId="22D7F1A0"/>
  <w16cid:commentId w16cid:paraId="70399485" w16cid:durableId="22D7F240"/>
  <w16cid:commentId w16cid:paraId="40E3156E" w16cid:durableId="22D7F40F"/>
  <w16cid:commentId w16cid:paraId="6CCDD928" w16cid:durableId="22D7F6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F96D7" w14:textId="77777777" w:rsidR="00664E1B" w:rsidRDefault="00664E1B" w:rsidP="002E1672">
      <w:pPr>
        <w:spacing w:after="0" w:line="240" w:lineRule="auto"/>
      </w:pPr>
      <w:r>
        <w:separator/>
      </w:r>
    </w:p>
  </w:endnote>
  <w:endnote w:type="continuationSeparator" w:id="0">
    <w:p w14:paraId="20F7AA62" w14:textId="77777777" w:rsidR="00664E1B" w:rsidRDefault="00664E1B" w:rsidP="002E1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306055"/>
      <w:docPartObj>
        <w:docPartGallery w:val="Page Numbers (Bottom of Page)"/>
        <w:docPartUnique/>
      </w:docPartObj>
    </w:sdtPr>
    <w:sdtEndPr>
      <w:rPr>
        <w:noProof/>
      </w:rPr>
    </w:sdtEndPr>
    <w:sdtContent>
      <w:p w14:paraId="131BFD7B" w14:textId="47704A02" w:rsidR="00E67145" w:rsidRDefault="00E67145">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33D80B29" w14:textId="77777777" w:rsidR="00E67145" w:rsidRDefault="00E671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E98381" w14:textId="77777777" w:rsidR="00664E1B" w:rsidRDefault="00664E1B" w:rsidP="002E1672">
      <w:pPr>
        <w:spacing w:after="0" w:line="240" w:lineRule="auto"/>
      </w:pPr>
      <w:r>
        <w:separator/>
      </w:r>
    </w:p>
  </w:footnote>
  <w:footnote w:type="continuationSeparator" w:id="0">
    <w:p w14:paraId="0F00DB7E" w14:textId="77777777" w:rsidR="00664E1B" w:rsidRDefault="00664E1B" w:rsidP="002E1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5D28"/>
    <w:multiLevelType w:val="hybridMultilevel"/>
    <w:tmpl w:val="CCEE6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01FB3"/>
    <w:multiLevelType w:val="multilevel"/>
    <w:tmpl w:val="9288F0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7724874"/>
    <w:multiLevelType w:val="multilevel"/>
    <w:tmpl w:val="0F72C99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5A02A9"/>
    <w:multiLevelType w:val="multilevel"/>
    <w:tmpl w:val="D076D88A"/>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0B2C75"/>
    <w:multiLevelType w:val="multilevel"/>
    <w:tmpl w:val="A79C74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0B5238"/>
    <w:multiLevelType w:val="hybridMultilevel"/>
    <w:tmpl w:val="CF50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C8442D"/>
    <w:multiLevelType w:val="hybridMultilevel"/>
    <w:tmpl w:val="AD66950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E97696"/>
    <w:multiLevelType w:val="hybridMultilevel"/>
    <w:tmpl w:val="5152456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4F09C6"/>
    <w:multiLevelType w:val="hybridMultilevel"/>
    <w:tmpl w:val="8A289B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B801A4"/>
    <w:multiLevelType w:val="hybridMultilevel"/>
    <w:tmpl w:val="20DA9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E75E1"/>
    <w:multiLevelType w:val="multilevel"/>
    <w:tmpl w:val="EFD674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FB7460"/>
    <w:multiLevelType w:val="hybridMultilevel"/>
    <w:tmpl w:val="B0505960"/>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0AE0F9C"/>
    <w:multiLevelType w:val="multilevel"/>
    <w:tmpl w:val="3246FAE0"/>
    <w:lvl w:ilvl="0">
      <w:start w:val="3"/>
      <w:numFmt w:val="decimal"/>
      <w:lvlText w:val="%1."/>
      <w:lvlJc w:val="left"/>
      <w:pPr>
        <w:ind w:left="108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720" w:hanging="1440"/>
      </w:pPr>
      <w:rPr>
        <w:rFonts w:hint="default"/>
      </w:rPr>
    </w:lvl>
    <w:lvl w:ilvl="8">
      <w:start w:val="1"/>
      <w:numFmt w:val="decimal"/>
      <w:lvlText w:val="%1.%2.%3.%4.%5.%6.%7.%8.%9."/>
      <w:lvlJc w:val="left"/>
      <w:pPr>
        <w:ind w:left="11160" w:hanging="1800"/>
      </w:pPr>
      <w:rPr>
        <w:rFonts w:hint="default"/>
      </w:rPr>
    </w:lvl>
  </w:abstractNum>
  <w:abstractNum w:abstractNumId="13" w15:restartNumberingAfterBreak="0">
    <w:nsid w:val="47D6168B"/>
    <w:multiLevelType w:val="hybridMultilevel"/>
    <w:tmpl w:val="AC14E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B74830"/>
    <w:multiLevelType w:val="hybridMultilevel"/>
    <w:tmpl w:val="51382658"/>
    <w:lvl w:ilvl="0" w:tplc="7DE2DE50">
      <w:start w:val="1"/>
      <w:numFmt w:val="bullet"/>
      <w:lvlText w:val="–"/>
      <w:lvlJc w:val="left"/>
      <w:pPr>
        <w:tabs>
          <w:tab w:val="num" w:pos="720"/>
        </w:tabs>
        <w:ind w:left="720" w:hanging="360"/>
      </w:pPr>
      <w:rPr>
        <w:rFonts w:ascii="Arial" w:hAnsi="Arial" w:hint="default"/>
      </w:rPr>
    </w:lvl>
    <w:lvl w:ilvl="1" w:tplc="23EEA5B0">
      <w:start w:val="1"/>
      <w:numFmt w:val="bullet"/>
      <w:lvlText w:val="–"/>
      <w:lvlJc w:val="left"/>
      <w:pPr>
        <w:tabs>
          <w:tab w:val="num" w:pos="1440"/>
        </w:tabs>
        <w:ind w:left="1440" w:hanging="360"/>
      </w:pPr>
      <w:rPr>
        <w:rFonts w:ascii="Arial" w:hAnsi="Arial" w:hint="default"/>
      </w:rPr>
    </w:lvl>
    <w:lvl w:ilvl="2" w:tplc="D54C5AD2" w:tentative="1">
      <w:start w:val="1"/>
      <w:numFmt w:val="bullet"/>
      <w:lvlText w:val="–"/>
      <w:lvlJc w:val="left"/>
      <w:pPr>
        <w:tabs>
          <w:tab w:val="num" w:pos="2160"/>
        </w:tabs>
        <w:ind w:left="2160" w:hanging="360"/>
      </w:pPr>
      <w:rPr>
        <w:rFonts w:ascii="Arial" w:hAnsi="Arial" w:hint="default"/>
      </w:rPr>
    </w:lvl>
    <w:lvl w:ilvl="3" w:tplc="9C48EB40" w:tentative="1">
      <w:start w:val="1"/>
      <w:numFmt w:val="bullet"/>
      <w:lvlText w:val="–"/>
      <w:lvlJc w:val="left"/>
      <w:pPr>
        <w:tabs>
          <w:tab w:val="num" w:pos="2880"/>
        </w:tabs>
        <w:ind w:left="2880" w:hanging="360"/>
      </w:pPr>
      <w:rPr>
        <w:rFonts w:ascii="Arial" w:hAnsi="Arial" w:hint="default"/>
      </w:rPr>
    </w:lvl>
    <w:lvl w:ilvl="4" w:tplc="8006C4F6" w:tentative="1">
      <w:start w:val="1"/>
      <w:numFmt w:val="bullet"/>
      <w:lvlText w:val="–"/>
      <w:lvlJc w:val="left"/>
      <w:pPr>
        <w:tabs>
          <w:tab w:val="num" w:pos="3600"/>
        </w:tabs>
        <w:ind w:left="3600" w:hanging="360"/>
      </w:pPr>
      <w:rPr>
        <w:rFonts w:ascii="Arial" w:hAnsi="Arial" w:hint="default"/>
      </w:rPr>
    </w:lvl>
    <w:lvl w:ilvl="5" w:tplc="B3E6FAEC" w:tentative="1">
      <w:start w:val="1"/>
      <w:numFmt w:val="bullet"/>
      <w:lvlText w:val="–"/>
      <w:lvlJc w:val="left"/>
      <w:pPr>
        <w:tabs>
          <w:tab w:val="num" w:pos="4320"/>
        </w:tabs>
        <w:ind w:left="4320" w:hanging="360"/>
      </w:pPr>
      <w:rPr>
        <w:rFonts w:ascii="Arial" w:hAnsi="Arial" w:hint="default"/>
      </w:rPr>
    </w:lvl>
    <w:lvl w:ilvl="6" w:tplc="DE224560" w:tentative="1">
      <w:start w:val="1"/>
      <w:numFmt w:val="bullet"/>
      <w:lvlText w:val="–"/>
      <w:lvlJc w:val="left"/>
      <w:pPr>
        <w:tabs>
          <w:tab w:val="num" w:pos="5040"/>
        </w:tabs>
        <w:ind w:left="5040" w:hanging="360"/>
      </w:pPr>
      <w:rPr>
        <w:rFonts w:ascii="Arial" w:hAnsi="Arial" w:hint="default"/>
      </w:rPr>
    </w:lvl>
    <w:lvl w:ilvl="7" w:tplc="C0565FA4" w:tentative="1">
      <w:start w:val="1"/>
      <w:numFmt w:val="bullet"/>
      <w:lvlText w:val="–"/>
      <w:lvlJc w:val="left"/>
      <w:pPr>
        <w:tabs>
          <w:tab w:val="num" w:pos="5760"/>
        </w:tabs>
        <w:ind w:left="5760" w:hanging="360"/>
      </w:pPr>
      <w:rPr>
        <w:rFonts w:ascii="Arial" w:hAnsi="Arial" w:hint="default"/>
      </w:rPr>
    </w:lvl>
    <w:lvl w:ilvl="8" w:tplc="89865D3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97651AA"/>
    <w:multiLevelType w:val="hybridMultilevel"/>
    <w:tmpl w:val="F51CD8C4"/>
    <w:lvl w:ilvl="0" w:tplc="244A9998">
      <w:start w:val="1"/>
      <w:numFmt w:val="decimal"/>
      <w:lvlText w:val="%1."/>
      <w:lvlJc w:val="left"/>
      <w:pPr>
        <w:ind w:left="792" w:hanging="360"/>
      </w:pPr>
      <w:rPr>
        <w:rFonts w:hint="default"/>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6" w15:restartNumberingAfterBreak="0">
    <w:nsid w:val="696C221F"/>
    <w:multiLevelType w:val="multilevel"/>
    <w:tmpl w:val="CF46709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13C4CBC"/>
    <w:multiLevelType w:val="multilevel"/>
    <w:tmpl w:val="0E8A01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B0F3745"/>
    <w:multiLevelType w:val="hybridMultilevel"/>
    <w:tmpl w:val="07BADC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4"/>
  </w:num>
  <w:num w:numId="3">
    <w:abstractNumId w:val="2"/>
  </w:num>
  <w:num w:numId="4">
    <w:abstractNumId w:val="3"/>
  </w:num>
  <w:num w:numId="5">
    <w:abstractNumId w:val="4"/>
  </w:num>
  <w:num w:numId="6">
    <w:abstractNumId w:val="7"/>
  </w:num>
  <w:num w:numId="7">
    <w:abstractNumId w:val="11"/>
  </w:num>
  <w:num w:numId="8">
    <w:abstractNumId w:val="5"/>
  </w:num>
  <w:num w:numId="9">
    <w:abstractNumId w:val="0"/>
  </w:num>
  <w:num w:numId="10">
    <w:abstractNumId w:val="8"/>
  </w:num>
  <w:num w:numId="11">
    <w:abstractNumId w:val="16"/>
  </w:num>
  <w:num w:numId="12">
    <w:abstractNumId w:val="17"/>
  </w:num>
  <w:num w:numId="13">
    <w:abstractNumId w:val="1"/>
  </w:num>
  <w:num w:numId="14">
    <w:abstractNumId w:val="10"/>
  </w:num>
  <w:num w:numId="15">
    <w:abstractNumId w:val="18"/>
  </w:num>
  <w:num w:numId="16">
    <w:abstractNumId w:val="12"/>
  </w:num>
  <w:num w:numId="17">
    <w:abstractNumId w:val="6"/>
  </w:num>
  <w:num w:numId="18">
    <w:abstractNumId w:val="15"/>
  </w:num>
  <w:num w:numId="1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ikun Xu">
    <w15:presenceInfo w15:providerId="AD" w15:userId="S::hkxu@iattc.org::5497adfb-e7da-4e53-b8a0-6cfd25acad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DcyNja2MDExsrCwsLRQ0lEKTi0uzszPAykwMasFAN/gA1ItAAAA"/>
    <w:docVar w:name="EN.InstantFormat" w:val="&lt;ENInstantFormat&gt;&lt;Enabled&gt;1&lt;/Enabled&gt;&lt;ScanUnformatted&gt;1&lt;/ScanUnformatted&gt;&lt;ScanChanges&gt;1&lt;/ScanChanges&gt;&lt;Suspended&gt;0&lt;/Suspended&gt;&lt;/ENInstantFormat&gt;"/>
    <w:docVar w:name="EN.Layout" w:val="&lt;ENLayout&gt;&lt;Style&gt;Fisheries Researc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frdfvtvbdax5de2svmvr9smwwas0vts2999&quot;&gt;My EndNote Library&lt;record-ids&gt;&lt;item&gt;120&lt;/item&gt;&lt;item&gt;121&lt;/item&gt;&lt;item&gt;133&lt;/item&gt;&lt;item&gt;135&lt;/item&gt;&lt;item&gt;143&lt;/item&gt;&lt;item&gt;149&lt;/item&gt;&lt;item&gt;153&lt;/item&gt;&lt;item&gt;155&lt;/item&gt;&lt;item&gt;160&lt;/item&gt;&lt;item&gt;161&lt;/item&gt;&lt;item&gt;162&lt;/item&gt;&lt;item&gt;163&lt;/item&gt;&lt;item&gt;166&lt;/item&gt;&lt;item&gt;171&lt;/item&gt;&lt;item&gt;198&lt;/item&gt;&lt;item&gt;199&lt;/item&gt;&lt;item&gt;202&lt;/item&gt;&lt;item&gt;204&lt;/item&gt;&lt;item&gt;205&lt;/item&gt;&lt;item&gt;209&lt;/item&gt;&lt;item&gt;210&lt;/item&gt;&lt;item&gt;211&lt;/item&gt;&lt;item&gt;212&lt;/item&gt;&lt;item&gt;213&lt;/item&gt;&lt;item&gt;218&lt;/item&gt;&lt;item&gt;223&lt;/item&gt;&lt;item&gt;226&lt;/item&gt;&lt;item&gt;233&lt;/item&gt;&lt;item&gt;256&lt;/item&gt;&lt;item&gt;270&lt;/item&gt;&lt;/record-ids&gt;&lt;/item&gt;&lt;/Libraries&gt;"/>
  </w:docVars>
  <w:rsids>
    <w:rsidRoot w:val="005148F6"/>
    <w:rsid w:val="0000150C"/>
    <w:rsid w:val="00002368"/>
    <w:rsid w:val="000027A5"/>
    <w:rsid w:val="00003840"/>
    <w:rsid w:val="00004AB7"/>
    <w:rsid w:val="00005564"/>
    <w:rsid w:val="00006199"/>
    <w:rsid w:val="00006BD0"/>
    <w:rsid w:val="00007CE3"/>
    <w:rsid w:val="00011634"/>
    <w:rsid w:val="00011D06"/>
    <w:rsid w:val="00012215"/>
    <w:rsid w:val="000122F2"/>
    <w:rsid w:val="000131F4"/>
    <w:rsid w:val="00013DDF"/>
    <w:rsid w:val="00014F49"/>
    <w:rsid w:val="000152CE"/>
    <w:rsid w:val="00017ECB"/>
    <w:rsid w:val="00020BC5"/>
    <w:rsid w:val="00021242"/>
    <w:rsid w:val="000213F0"/>
    <w:rsid w:val="000217D1"/>
    <w:rsid w:val="0002195B"/>
    <w:rsid w:val="00021B6C"/>
    <w:rsid w:val="00021D91"/>
    <w:rsid w:val="00022257"/>
    <w:rsid w:val="00022741"/>
    <w:rsid w:val="00023BF2"/>
    <w:rsid w:val="00023C78"/>
    <w:rsid w:val="00023E1A"/>
    <w:rsid w:val="000242AE"/>
    <w:rsid w:val="000263F5"/>
    <w:rsid w:val="00026AA4"/>
    <w:rsid w:val="000274BD"/>
    <w:rsid w:val="000277D2"/>
    <w:rsid w:val="00027F88"/>
    <w:rsid w:val="000330AF"/>
    <w:rsid w:val="000333C5"/>
    <w:rsid w:val="000340D2"/>
    <w:rsid w:val="00036245"/>
    <w:rsid w:val="000367CE"/>
    <w:rsid w:val="00036C2C"/>
    <w:rsid w:val="00037384"/>
    <w:rsid w:val="000410C6"/>
    <w:rsid w:val="00041877"/>
    <w:rsid w:val="00042632"/>
    <w:rsid w:val="000426C1"/>
    <w:rsid w:val="000442F3"/>
    <w:rsid w:val="00044BA9"/>
    <w:rsid w:val="00047D74"/>
    <w:rsid w:val="00047EC0"/>
    <w:rsid w:val="00052E89"/>
    <w:rsid w:val="00053B7B"/>
    <w:rsid w:val="0005651D"/>
    <w:rsid w:val="000568EB"/>
    <w:rsid w:val="00057C9F"/>
    <w:rsid w:val="00061739"/>
    <w:rsid w:val="000619E8"/>
    <w:rsid w:val="00061B9C"/>
    <w:rsid w:val="00061FB5"/>
    <w:rsid w:val="000629B6"/>
    <w:rsid w:val="0006363C"/>
    <w:rsid w:val="00063E67"/>
    <w:rsid w:val="00063FE8"/>
    <w:rsid w:val="00064078"/>
    <w:rsid w:val="00065000"/>
    <w:rsid w:val="00066523"/>
    <w:rsid w:val="00070448"/>
    <w:rsid w:val="000714C2"/>
    <w:rsid w:val="000724DE"/>
    <w:rsid w:val="000735A7"/>
    <w:rsid w:val="00073AF1"/>
    <w:rsid w:val="000758EF"/>
    <w:rsid w:val="00075CAC"/>
    <w:rsid w:val="000772BB"/>
    <w:rsid w:val="0007744F"/>
    <w:rsid w:val="00080598"/>
    <w:rsid w:val="00080875"/>
    <w:rsid w:val="00081489"/>
    <w:rsid w:val="00081607"/>
    <w:rsid w:val="000824E8"/>
    <w:rsid w:val="000827B4"/>
    <w:rsid w:val="00083AB4"/>
    <w:rsid w:val="00084CA1"/>
    <w:rsid w:val="000873A5"/>
    <w:rsid w:val="0009110F"/>
    <w:rsid w:val="00091BCA"/>
    <w:rsid w:val="0009404F"/>
    <w:rsid w:val="000944C1"/>
    <w:rsid w:val="00094D6A"/>
    <w:rsid w:val="0009560B"/>
    <w:rsid w:val="00095C2A"/>
    <w:rsid w:val="00095F85"/>
    <w:rsid w:val="00096026"/>
    <w:rsid w:val="00096C55"/>
    <w:rsid w:val="00097073"/>
    <w:rsid w:val="00097DD1"/>
    <w:rsid w:val="00097ED9"/>
    <w:rsid w:val="00097EDE"/>
    <w:rsid w:val="000A099B"/>
    <w:rsid w:val="000A0EE0"/>
    <w:rsid w:val="000A1351"/>
    <w:rsid w:val="000A26F3"/>
    <w:rsid w:val="000A44CD"/>
    <w:rsid w:val="000A767C"/>
    <w:rsid w:val="000B04EF"/>
    <w:rsid w:val="000B369D"/>
    <w:rsid w:val="000B3E5A"/>
    <w:rsid w:val="000B4926"/>
    <w:rsid w:val="000B4A17"/>
    <w:rsid w:val="000B5957"/>
    <w:rsid w:val="000B5CC0"/>
    <w:rsid w:val="000B6110"/>
    <w:rsid w:val="000B676C"/>
    <w:rsid w:val="000B6816"/>
    <w:rsid w:val="000B6A07"/>
    <w:rsid w:val="000B6FC4"/>
    <w:rsid w:val="000C351C"/>
    <w:rsid w:val="000C49C6"/>
    <w:rsid w:val="000C54C2"/>
    <w:rsid w:val="000C5E25"/>
    <w:rsid w:val="000C6169"/>
    <w:rsid w:val="000C6C06"/>
    <w:rsid w:val="000C6C68"/>
    <w:rsid w:val="000C6DA2"/>
    <w:rsid w:val="000C7243"/>
    <w:rsid w:val="000D0CF9"/>
    <w:rsid w:val="000D1300"/>
    <w:rsid w:val="000D3871"/>
    <w:rsid w:val="000D4EEF"/>
    <w:rsid w:val="000D6B51"/>
    <w:rsid w:val="000D6D5A"/>
    <w:rsid w:val="000D7F0F"/>
    <w:rsid w:val="000D7FE7"/>
    <w:rsid w:val="000E00F5"/>
    <w:rsid w:val="000E09A3"/>
    <w:rsid w:val="000E157C"/>
    <w:rsid w:val="000E1D61"/>
    <w:rsid w:val="000E2081"/>
    <w:rsid w:val="000E23C6"/>
    <w:rsid w:val="000E2B01"/>
    <w:rsid w:val="000E407D"/>
    <w:rsid w:val="000E6DB2"/>
    <w:rsid w:val="000F02E3"/>
    <w:rsid w:val="000F03C7"/>
    <w:rsid w:val="000F06F6"/>
    <w:rsid w:val="000F2A77"/>
    <w:rsid w:val="000F3C92"/>
    <w:rsid w:val="000F4329"/>
    <w:rsid w:val="000F46F1"/>
    <w:rsid w:val="000F5574"/>
    <w:rsid w:val="000F5EFF"/>
    <w:rsid w:val="000F6474"/>
    <w:rsid w:val="000F6916"/>
    <w:rsid w:val="00101C0B"/>
    <w:rsid w:val="00101C5B"/>
    <w:rsid w:val="0010441A"/>
    <w:rsid w:val="00110C8F"/>
    <w:rsid w:val="00110DFE"/>
    <w:rsid w:val="0011194B"/>
    <w:rsid w:val="00111BA3"/>
    <w:rsid w:val="0011200E"/>
    <w:rsid w:val="00112790"/>
    <w:rsid w:val="00113C9C"/>
    <w:rsid w:val="0011558B"/>
    <w:rsid w:val="001155C7"/>
    <w:rsid w:val="00115975"/>
    <w:rsid w:val="00116CF2"/>
    <w:rsid w:val="00117F29"/>
    <w:rsid w:val="0012091E"/>
    <w:rsid w:val="00122534"/>
    <w:rsid w:val="00122563"/>
    <w:rsid w:val="00122D9C"/>
    <w:rsid w:val="00124ED5"/>
    <w:rsid w:val="00127C87"/>
    <w:rsid w:val="001301D0"/>
    <w:rsid w:val="00131243"/>
    <w:rsid w:val="00131295"/>
    <w:rsid w:val="00132540"/>
    <w:rsid w:val="0013671A"/>
    <w:rsid w:val="00136A89"/>
    <w:rsid w:val="00137D57"/>
    <w:rsid w:val="001410B7"/>
    <w:rsid w:val="0014141F"/>
    <w:rsid w:val="0014178D"/>
    <w:rsid w:val="0014647D"/>
    <w:rsid w:val="001470D6"/>
    <w:rsid w:val="00147838"/>
    <w:rsid w:val="00150B98"/>
    <w:rsid w:val="00152C87"/>
    <w:rsid w:val="0015385B"/>
    <w:rsid w:val="0015387F"/>
    <w:rsid w:val="00154595"/>
    <w:rsid w:val="00154FA3"/>
    <w:rsid w:val="0015564F"/>
    <w:rsid w:val="00155E97"/>
    <w:rsid w:val="00160ABC"/>
    <w:rsid w:val="00160CD1"/>
    <w:rsid w:val="00160E19"/>
    <w:rsid w:val="00162313"/>
    <w:rsid w:val="00163201"/>
    <w:rsid w:val="00163EEE"/>
    <w:rsid w:val="00165206"/>
    <w:rsid w:val="00165EF1"/>
    <w:rsid w:val="0016675D"/>
    <w:rsid w:val="001710B7"/>
    <w:rsid w:val="001722C0"/>
    <w:rsid w:val="00172EDA"/>
    <w:rsid w:val="00173227"/>
    <w:rsid w:val="00173867"/>
    <w:rsid w:val="00173C93"/>
    <w:rsid w:val="00175DFC"/>
    <w:rsid w:val="00176D09"/>
    <w:rsid w:val="0017743F"/>
    <w:rsid w:val="00177DAB"/>
    <w:rsid w:val="00182599"/>
    <w:rsid w:val="001826CD"/>
    <w:rsid w:val="001829AC"/>
    <w:rsid w:val="00184241"/>
    <w:rsid w:val="0018484A"/>
    <w:rsid w:val="0018567B"/>
    <w:rsid w:val="001856BF"/>
    <w:rsid w:val="00185BB0"/>
    <w:rsid w:val="00185F4B"/>
    <w:rsid w:val="00186ADE"/>
    <w:rsid w:val="00187593"/>
    <w:rsid w:val="00190A79"/>
    <w:rsid w:val="00190D85"/>
    <w:rsid w:val="0019197D"/>
    <w:rsid w:val="00191B3C"/>
    <w:rsid w:val="00191EFE"/>
    <w:rsid w:val="0019406E"/>
    <w:rsid w:val="001940DB"/>
    <w:rsid w:val="00195496"/>
    <w:rsid w:val="001955E5"/>
    <w:rsid w:val="0019695A"/>
    <w:rsid w:val="00196AED"/>
    <w:rsid w:val="00197011"/>
    <w:rsid w:val="001979B8"/>
    <w:rsid w:val="001A0BB6"/>
    <w:rsid w:val="001A3B56"/>
    <w:rsid w:val="001A57C9"/>
    <w:rsid w:val="001A681B"/>
    <w:rsid w:val="001A700E"/>
    <w:rsid w:val="001A7333"/>
    <w:rsid w:val="001B0A7F"/>
    <w:rsid w:val="001B127E"/>
    <w:rsid w:val="001B14B5"/>
    <w:rsid w:val="001B1829"/>
    <w:rsid w:val="001B1B68"/>
    <w:rsid w:val="001B3877"/>
    <w:rsid w:val="001B682D"/>
    <w:rsid w:val="001B6D20"/>
    <w:rsid w:val="001C1B6D"/>
    <w:rsid w:val="001C1EC5"/>
    <w:rsid w:val="001C3011"/>
    <w:rsid w:val="001C3623"/>
    <w:rsid w:val="001C3EE1"/>
    <w:rsid w:val="001C478F"/>
    <w:rsid w:val="001C5223"/>
    <w:rsid w:val="001C58F8"/>
    <w:rsid w:val="001C68B4"/>
    <w:rsid w:val="001C7875"/>
    <w:rsid w:val="001D0459"/>
    <w:rsid w:val="001D1E7A"/>
    <w:rsid w:val="001D2270"/>
    <w:rsid w:val="001D31E9"/>
    <w:rsid w:val="001D42CA"/>
    <w:rsid w:val="001D48E1"/>
    <w:rsid w:val="001D4B02"/>
    <w:rsid w:val="001D58CC"/>
    <w:rsid w:val="001D601A"/>
    <w:rsid w:val="001D6209"/>
    <w:rsid w:val="001D6560"/>
    <w:rsid w:val="001D6B3F"/>
    <w:rsid w:val="001D7544"/>
    <w:rsid w:val="001E05E1"/>
    <w:rsid w:val="001E0D06"/>
    <w:rsid w:val="001E149F"/>
    <w:rsid w:val="001E1923"/>
    <w:rsid w:val="001E1D32"/>
    <w:rsid w:val="001E3FA3"/>
    <w:rsid w:val="001E4826"/>
    <w:rsid w:val="001E4D79"/>
    <w:rsid w:val="001E4F59"/>
    <w:rsid w:val="001E5758"/>
    <w:rsid w:val="001E6D70"/>
    <w:rsid w:val="001E6F32"/>
    <w:rsid w:val="001E7917"/>
    <w:rsid w:val="001E7D8A"/>
    <w:rsid w:val="001F32C7"/>
    <w:rsid w:val="001F3D09"/>
    <w:rsid w:val="001F3E28"/>
    <w:rsid w:val="001F3F9E"/>
    <w:rsid w:val="001F5944"/>
    <w:rsid w:val="002004C3"/>
    <w:rsid w:val="00200571"/>
    <w:rsid w:val="00200AC3"/>
    <w:rsid w:val="00202357"/>
    <w:rsid w:val="00203491"/>
    <w:rsid w:val="00204BFA"/>
    <w:rsid w:val="00205D5D"/>
    <w:rsid w:val="00210A41"/>
    <w:rsid w:val="00210B7B"/>
    <w:rsid w:val="0021105F"/>
    <w:rsid w:val="002122A2"/>
    <w:rsid w:val="002131DC"/>
    <w:rsid w:val="00214741"/>
    <w:rsid w:val="00214D31"/>
    <w:rsid w:val="00214F81"/>
    <w:rsid w:val="002150A0"/>
    <w:rsid w:val="002174EE"/>
    <w:rsid w:val="00221EC2"/>
    <w:rsid w:val="00222104"/>
    <w:rsid w:val="00224585"/>
    <w:rsid w:val="00225106"/>
    <w:rsid w:val="002272F9"/>
    <w:rsid w:val="00227AC6"/>
    <w:rsid w:val="00227C1B"/>
    <w:rsid w:val="002305FB"/>
    <w:rsid w:val="00230EBF"/>
    <w:rsid w:val="00235C1A"/>
    <w:rsid w:val="0023707F"/>
    <w:rsid w:val="00237AFE"/>
    <w:rsid w:val="00237BA3"/>
    <w:rsid w:val="00240206"/>
    <w:rsid w:val="002407B8"/>
    <w:rsid w:val="002409E7"/>
    <w:rsid w:val="00241D95"/>
    <w:rsid w:val="0024329B"/>
    <w:rsid w:val="002438CC"/>
    <w:rsid w:val="00243E34"/>
    <w:rsid w:val="002443AA"/>
    <w:rsid w:val="0024651A"/>
    <w:rsid w:val="002510CC"/>
    <w:rsid w:val="002549D5"/>
    <w:rsid w:val="00254AF8"/>
    <w:rsid w:val="0025627F"/>
    <w:rsid w:val="0025688C"/>
    <w:rsid w:val="002568AF"/>
    <w:rsid w:val="00256F9D"/>
    <w:rsid w:val="0025711A"/>
    <w:rsid w:val="00257C94"/>
    <w:rsid w:val="00262354"/>
    <w:rsid w:val="00262C4B"/>
    <w:rsid w:val="0026338A"/>
    <w:rsid w:val="0026366D"/>
    <w:rsid w:val="00264075"/>
    <w:rsid w:val="00265EB0"/>
    <w:rsid w:val="00267479"/>
    <w:rsid w:val="00271DDC"/>
    <w:rsid w:val="00271E75"/>
    <w:rsid w:val="00272219"/>
    <w:rsid w:val="002745DB"/>
    <w:rsid w:val="002750BC"/>
    <w:rsid w:val="00275F04"/>
    <w:rsid w:val="002767EC"/>
    <w:rsid w:val="00277083"/>
    <w:rsid w:val="002770F5"/>
    <w:rsid w:val="0027719F"/>
    <w:rsid w:val="00277911"/>
    <w:rsid w:val="00282676"/>
    <w:rsid w:val="00284312"/>
    <w:rsid w:val="00285856"/>
    <w:rsid w:val="00285F78"/>
    <w:rsid w:val="002900DC"/>
    <w:rsid w:val="0029571C"/>
    <w:rsid w:val="00296319"/>
    <w:rsid w:val="002963CE"/>
    <w:rsid w:val="002972FB"/>
    <w:rsid w:val="002A14AF"/>
    <w:rsid w:val="002A2F48"/>
    <w:rsid w:val="002A322C"/>
    <w:rsid w:val="002A3633"/>
    <w:rsid w:val="002A4BDC"/>
    <w:rsid w:val="002A5125"/>
    <w:rsid w:val="002A5230"/>
    <w:rsid w:val="002A531C"/>
    <w:rsid w:val="002A6929"/>
    <w:rsid w:val="002A6CC2"/>
    <w:rsid w:val="002A729A"/>
    <w:rsid w:val="002A7C8F"/>
    <w:rsid w:val="002B0718"/>
    <w:rsid w:val="002B0D53"/>
    <w:rsid w:val="002B4053"/>
    <w:rsid w:val="002B40AB"/>
    <w:rsid w:val="002B4973"/>
    <w:rsid w:val="002B49AE"/>
    <w:rsid w:val="002B4F65"/>
    <w:rsid w:val="002B67A0"/>
    <w:rsid w:val="002B73A0"/>
    <w:rsid w:val="002C0C19"/>
    <w:rsid w:val="002C1304"/>
    <w:rsid w:val="002C1307"/>
    <w:rsid w:val="002C1736"/>
    <w:rsid w:val="002C1B4C"/>
    <w:rsid w:val="002C242C"/>
    <w:rsid w:val="002C2C44"/>
    <w:rsid w:val="002C36A2"/>
    <w:rsid w:val="002C4BF4"/>
    <w:rsid w:val="002C67A3"/>
    <w:rsid w:val="002C6F92"/>
    <w:rsid w:val="002C7296"/>
    <w:rsid w:val="002C744E"/>
    <w:rsid w:val="002C766A"/>
    <w:rsid w:val="002D00C0"/>
    <w:rsid w:val="002D09FD"/>
    <w:rsid w:val="002D0C1F"/>
    <w:rsid w:val="002D20A9"/>
    <w:rsid w:val="002D2131"/>
    <w:rsid w:val="002D2568"/>
    <w:rsid w:val="002D6353"/>
    <w:rsid w:val="002D6C9C"/>
    <w:rsid w:val="002D70DD"/>
    <w:rsid w:val="002E110C"/>
    <w:rsid w:val="002E1672"/>
    <w:rsid w:val="002E23AD"/>
    <w:rsid w:val="002E273C"/>
    <w:rsid w:val="002E356A"/>
    <w:rsid w:val="002E511B"/>
    <w:rsid w:val="002E65F1"/>
    <w:rsid w:val="002E753B"/>
    <w:rsid w:val="002F19C8"/>
    <w:rsid w:val="002F1CAE"/>
    <w:rsid w:val="002F2F3C"/>
    <w:rsid w:val="002F3D06"/>
    <w:rsid w:val="002F5B9D"/>
    <w:rsid w:val="002F6F72"/>
    <w:rsid w:val="002F71CB"/>
    <w:rsid w:val="0030045F"/>
    <w:rsid w:val="00301653"/>
    <w:rsid w:val="00301FFE"/>
    <w:rsid w:val="00302519"/>
    <w:rsid w:val="0030269F"/>
    <w:rsid w:val="00303256"/>
    <w:rsid w:val="0030507B"/>
    <w:rsid w:val="00305BE4"/>
    <w:rsid w:val="00305D97"/>
    <w:rsid w:val="00306C25"/>
    <w:rsid w:val="0030745F"/>
    <w:rsid w:val="00307D1D"/>
    <w:rsid w:val="00307DC1"/>
    <w:rsid w:val="0031201A"/>
    <w:rsid w:val="00312636"/>
    <w:rsid w:val="00314480"/>
    <w:rsid w:val="003145F0"/>
    <w:rsid w:val="00314901"/>
    <w:rsid w:val="00314C5F"/>
    <w:rsid w:val="0031574F"/>
    <w:rsid w:val="00317484"/>
    <w:rsid w:val="00317A2A"/>
    <w:rsid w:val="00317D20"/>
    <w:rsid w:val="00317FC7"/>
    <w:rsid w:val="00320BB4"/>
    <w:rsid w:val="00322234"/>
    <w:rsid w:val="00322658"/>
    <w:rsid w:val="00322FF8"/>
    <w:rsid w:val="00323252"/>
    <w:rsid w:val="0032787C"/>
    <w:rsid w:val="00331169"/>
    <w:rsid w:val="00332D0B"/>
    <w:rsid w:val="0033309B"/>
    <w:rsid w:val="0033478E"/>
    <w:rsid w:val="00335B84"/>
    <w:rsid w:val="0033701A"/>
    <w:rsid w:val="00337599"/>
    <w:rsid w:val="003402DE"/>
    <w:rsid w:val="00342366"/>
    <w:rsid w:val="00344D73"/>
    <w:rsid w:val="00345455"/>
    <w:rsid w:val="00345881"/>
    <w:rsid w:val="003459FC"/>
    <w:rsid w:val="00347AD2"/>
    <w:rsid w:val="00351769"/>
    <w:rsid w:val="0035228F"/>
    <w:rsid w:val="00353343"/>
    <w:rsid w:val="0035601D"/>
    <w:rsid w:val="00357133"/>
    <w:rsid w:val="003602CF"/>
    <w:rsid w:val="00360CBF"/>
    <w:rsid w:val="00361C3B"/>
    <w:rsid w:val="003627FA"/>
    <w:rsid w:val="00362F38"/>
    <w:rsid w:val="00363C7B"/>
    <w:rsid w:val="00363F55"/>
    <w:rsid w:val="003644AC"/>
    <w:rsid w:val="00365E6B"/>
    <w:rsid w:val="00367CBE"/>
    <w:rsid w:val="00367F29"/>
    <w:rsid w:val="003715C2"/>
    <w:rsid w:val="00371C02"/>
    <w:rsid w:val="003726FC"/>
    <w:rsid w:val="003756FA"/>
    <w:rsid w:val="003775E7"/>
    <w:rsid w:val="00377A88"/>
    <w:rsid w:val="00380332"/>
    <w:rsid w:val="00380678"/>
    <w:rsid w:val="00380C94"/>
    <w:rsid w:val="0038372E"/>
    <w:rsid w:val="003841E3"/>
    <w:rsid w:val="00384221"/>
    <w:rsid w:val="00384B52"/>
    <w:rsid w:val="00385FFC"/>
    <w:rsid w:val="00386212"/>
    <w:rsid w:val="003866F7"/>
    <w:rsid w:val="00390064"/>
    <w:rsid w:val="003903D4"/>
    <w:rsid w:val="003919EA"/>
    <w:rsid w:val="00392461"/>
    <w:rsid w:val="00392991"/>
    <w:rsid w:val="00392B57"/>
    <w:rsid w:val="00394C9D"/>
    <w:rsid w:val="00396AFB"/>
    <w:rsid w:val="00397477"/>
    <w:rsid w:val="00397F28"/>
    <w:rsid w:val="003A087D"/>
    <w:rsid w:val="003A1950"/>
    <w:rsid w:val="003A263E"/>
    <w:rsid w:val="003A2643"/>
    <w:rsid w:val="003A2DE1"/>
    <w:rsid w:val="003A2DF4"/>
    <w:rsid w:val="003A3DFC"/>
    <w:rsid w:val="003A44B3"/>
    <w:rsid w:val="003A51CA"/>
    <w:rsid w:val="003A76C5"/>
    <w:rsid w:val="003B1456"/>
    <w:rsid w:val="003B24F7"/>
    <w:rsid w:val="003B3D56"/>
    <w:rsid w:val="003B4EAA"/>
    <w:rsid w:val="003C0B11"/>
    <w:rsid w:val="003C2776"/>
    <w:rsid w:val="003C2CCD"/>
    <w:rsid w:val="003C371C"/>
    <w:rsid w:val="003C3CD2"/>
    <w:rsid w:val="003C6B0F"/>
    <w:rsid w:val="003D1E04"/>
    <w:rsid w:val="003D2B10"/>
    <w:rsid w:val="003D49A6"/>
    <w:rsid w:val="003D4A84"/>
    <w:rsid w:val="003D6D14"/>
    <w:rsid w:val="003D704F"/>
    <w:rsid w:val="003E039C"/>
    <w:rsid w:val="003E03DD"/>
    <w:rsid w:val="003E0F73"/>
    <w:rsid w:val="003E1980"/>
    <w:rsid w:val="003E29ED"/>
    <w:rsid w:val="003E3FB3"/>
    <w:rsid w:val="003E4310"/>
    <w:rsid w:val="003E60DA"/>
    <w:rsid w:val="003E679E"/>
    <w:rsid w:val="003E7825"/>
    <w:rsid w:val="003F1692"/>
    <w:rsid w:val="003F20F4"/>
    <w:rsid w:val="003F33DD"/>
    <w:rsid w:val="003F3DF4"/>
    <w:rsid w:val="003F61C9"/>
    <w:rsid w:val="003F6D74"/>
    <w:rsid w:val="003F768E"/>
    <w:rsid w:val="0040254B"/>
    <w:rsid w:val="00402646"/>
    <w:rsid w:val="00403FEF"/>
    <w:rsid w:val="00404A89"/>
    <w:rsid w:val="0040563F"/>
    <w:rsid w:val="004074B0"/>
    <w:rsid w:val="004101D1"/>
    <w:rsid w:val="004117F7"/>
    <w:rsid w:val="00411C87"/>
    <w:rsid w:val="0041617B"/>
    <w:rsid w:val="00417F41"/>
    <w:rsid w:val="004208D2"/>
    <w:rsid w:val="0042447A"/>
    <w:rsid w:val="00424CA3"/>
    <w:rsid w:val="00425696"/>
    <w:rsid w:val="004277C6"/>
    <w:rsid w:val="004315ED"/>
    <w:rsid w:val="004346A2"/>
    <w:rsid w:val="00434DEA"/>
    <w:rsid w:val="0044292A"/>
    <w:rsid w:val="00442F8C"/>
    <w:rsid w:val="0044336C"/>
    <w:rsid w:val="004434A0"/>
    <w:rsid w:val="00445277"/>
    <w:rsid w:val="004454F5"/>
    <w:rsid w:val="00445F12"/>
    <w:rsid w:val="0044619F"/>
    <w:rsid w:val="00446505"/>
    <w:rsid w:val="004468CE"/>
    <w:rsid w:val="00446DEC"/>
    <w:rsid w:val="004474BB"/>
    <w:rsid w:val="004502E4"/>
    <w:rsid w:val="00450312"/>
    <w:rsid w:val="004526DC"/>
    <w:rsid w:val="00452E00"/>
    <w:rsid w:val="00453EFE"/>
    <w:rsid w:val="004579EE"/>
    <w:rsid w:val="00461CAF"/>
    <w:rsid w:val="00463ED5"/>
    <w:rsid w:val="004640BE"/>
    <w:rsid w:val="00464E6D"/>
    <w:rsid w:val="0046543C"/>
    <w:rsid w:val="0046582E"/>
    <w:rsid w:val="00466C22"/>
    <w:rsid w:val="00466F92"/>
    <w:rsid w:val="0046711A"/>
    <w:rsid w:val="00467B3C"/>
    <w:rsid w:val="00467E49"/>
    <w:rsid w:val="00471D84"/>
    <w:rsid w:val="0047318E"/>
    <w:rsid w:val="004736F0"/>
    <w:rsid w:val="004743ED"/>
    <w:rsid w:val="004753A9"/>
    <w:rsid w:val="00475529"/>
    <w:rsid w:val="00475C0F"/>
    <w:rsid w:val="00476510"/>
    <w:rsid w:val="00476A1D"/>
    <w:rsid w:val="00477572"/>
    <w:rsid w:val="00477694"/>
    <w:rsid w:val="004806FA"/>
    <w:rsid w:val="004808A9"/>
    <w:rsid w:val="00480F46"/>
    <w:rsid w:val="00481462"/>
    <w:rsid w:val="00483EB9"/>
    <w:rsid w:val="0048432D"/>
    <w:rsid w:val="0048474C"/>
    <w:rsid w:val="00486739"/>
    <w:rsid w:val="0049552C"/>
    <w:rsid w:val="00495F65"/>
    <w:rsid w:val="004A05B9"/>
    <w:rsid w:val="004A2B7C"/>
    <w:rsid w:val="004A2DAD"/>
    <w:rsid w:val="004A36E8"/>
    <w:rsid w:val="004A5EAA"/>
    <w:rsid w:val="004B09E7"/>
    <w:rsid w:val="004B12CB"/>
    <w:rsid w:val="004B16F2"/>
    <w:rsid w:val="004B1AF8"/>
    <w:rsid w:val="004B2175"/>
    <w:rsid w:val="004B2C87"/>
    <w:rsid w:val="004B3293"/>
    <w:rsid w:val="004B5AC7"/>
    <w:rsid w:val="004B684B"/>
    <w:rsid w:val="004B719B"/>
    <w:rsid w:val="004B7557"/>
    <w:rsid w:val="004B7999"/>
    <w:rsid w:val="004C022D"/>
    <w:rsid w:val="004C096C"/>
    <w:rsid w:val="004C099A"/>
    <w:rsid w:val="004C2A77"/>
    <w:rsid w:val="004C2EEE"/>
    <w:rsid w:val="004C35B6"/>
    <w:rsid w:val="004C510E"/>
    <w:rsid w:val="004C5AAC"/>
    <w:rsid w:val="004D0128"/>
    <w:rsid w:val="004D03EC"/>
    <w:rsid w:val="004D0B32"/>
    <w:rsid w:val="004D11D0"/>
    <w:rsid w:val="004D1DC8"/>
    <w:rsid w:val="004D236E"/>
    <w:rsid w:val="004D3256"/>
    <w:rsid w:val="004D3808"/>
    <w:rsid w:val="004D3E8B"/>
    <w:rsid w:val="004D4DD2"/>
    <w:rsid w:val="004D4F9D"/>
    <w:rsid w:val="004D57F5"/>
    <w:rsid w:val="004D59D6"/>
    <w:rsid w:val="004D6A30"/>
    <w:rsid w:val="004D6C39"/>
    <w:rsid w:val="004D6EB2"/>
    <w:rsid w:val="004D6F26"/>
    <w:rsid w:val="004D70C2"/>
    <w:rsid w:val="004D791B"/>
    <w:rsid w:val="004E092F"/>
    <w:rsid w:val="004E096D"/>
    <w:rsid w:val="004E22D1"/>
    <w:rsid w:val="004E25F4"/>
    <w:rsid w:val="004E2F49"/>
    <w:rsid w:val="004E3AB5"/>
    <w:rsid w:val="004E43EF"/>
    <w:rsid w:val="004E68C5"/>
    <w:rsid w:val="004E7AB2"/>
    <w:rsid w:val="004E7B26"/>
    <w:rsid w:val="004F00B4"/>
    <w:rsid w:val="004F08A7"/>
    <w:rsid w:val="004F0DD9"/>
    <w:rsid w:val="004F2169"/>
    <w:rsid w:val="004F2FA5"/>
    <w:rsid w:val="004F3956"/>
    <w:rsid w:val="004F399C"/>
    <w:rsid w:val="004F4824"/>
    <w:rsid w:val="004F4D2F"/>
    <w:rsid w:val="004F4D3C"/>
    <w:rsid w:val="004F6776"/>
    <w:rsid w:val="004F6921"/>
    <w:rsid w:val="004F6A20"/>
    <w:rsid w:val="00500450"/>
    <w:rsid w:val="00500E39"/>
    <w:rsid w:val="005030FC"/>
    <w:rsid w:val="005036D6"/>
    <w:rsid w:val="00503A89"/>
    <w:rsid w:val="00504BAC"/>
    <w:rsid w:val="00505FE0"/>
    <w:rsid w:val="005060B6"/>
    <w:rsid w:val="0050681E"/>
    <w:rsid w:val="00506934"/>
    <w:rsid w:val="0050743C"/>
    <w:rsid w:val="0051174A"/>
    <w:rsid w:val="0051228D"/>
    <w:rsid w:val="005128DE"/>
    <w:rsid w:val="00513C43"/>
    <w:rsid w:val="00513D0E"/>
    <w:rsid w:val="005148F6"/>
    <w:rsid w:val="00516BF0"/>
    <w:rsid w:val="00516C45"/>
    <w:rsid w:val="00517843"/>
    <w:rsid w:val="005229DC"/>
    <w:rsid w:val="005233EB"/>
    <w:rsid w:val="00524510"/>
    <w:rsid w:val="0052694D"/>
    <w:rsid w:val="00527895"/>
    <w:rsid w:val="00531973"/>
    <w:rsid w:val="00531E35"/>
    <w:rsid w:val="00533B61"/>
    <w:rsid w:val="00533D28"/>
    <w:rsid w:val="0053442E"/>
    <w:rsid w:val="0053530E"/>
    <w:rsid w:val="005358E6"/>
    <w:rsid w:val="00536991"/>
    <w:rsid w:val="00537DAD"/>
    <w:rsid w:val="00537DB2"/>
    <w:rsid w:val="00541155"/>
    <w:rsid w:val="0054172D"/>
    <w:rsid w:val="005418DD"/>
    <w:rsid w:val="00541936"/>
    <w:rsid w:val="005425D7"/>
    <w:rsid w:val="00542BFB"/>
    <w:rsid w:val="00542C46"/>
    <w:rsid w:val="00545EE7"/>
    <w:rsid w:val="00546198"/>
    <w:rsid w:val="00546A8B"/>
    <w:rsid w:val="00546AE0"/>
    <w:rsid w:val="00547ED0"/>
    <w:rsid w:val="00550F02"/>
    <w:rsid w:val="00552572"/>
    <w:rsid w:val="00552D6D"/>
    <w:rsid w:val="0055330A"/>
    <w:rsid w:val="005539BD"/>
    <w:rsid w:val="00554CE4"/>
    <w:rsid w:val="0055531D"/>
    <w:rsid w:val="00561D3C"/>
    <w:rsid w:val="00561F49"/>
    <w:rsid w:val="00564B87"/>
    <w:rsid w:val="00571171"/>
    <w:rsid w:val="00573299"/>
    <w:rsid w:val="005737D5"/>
    <w:rsid w:val="00575586"/>
    <w:rsid w:val="005759C3"/>
    <w:rsid w:val="00576698"/>
    <w:rsid w:val="00576C0F"/>
    <w:rsid w:val="00576DD1"/>
    <w:rsid w:val="00576F76"/>
    <w:rsid w:val="00577F3D"/>
    <w:rsid w:val="005800C3"/>
    <w:rsid w:val="00580D55"/>
    <w:rsid w:val="00580D64"/>
    <w:rsid w:val="0058139A"/>
    <w:rsid w:val="005814A0"/>
    <w:rsid w:val="00581A29"/>
    <w:rsid w:val="00581EAD"/>
    <w:rsid w:val="00586190"/>
    <w:rsid w:val="00586231"/>
    <w:rsid w:val="0058765D"/>
    <w:rsid w:val="00587B01"/>
    <w:rsid w:val="00587BC8"/>
    <w:rsid w:val="00591B9B"/>
    <w:rsid w:val="00594CE2"/>
    <w:rsid w:val="00595093"/>
    <w:rsid w:val="0059610E"/>
    <w:rsid w:val="005961B2"/>
    <w:rsid w:val="00597385"/>
    <w:rsid w:val="005A0745"/>
    <w:rsid w:val="005A0AC6"/>
    <w:rsid w:val="005A1E39"/>
    <w:rsid w:val="005A2DB2"/>
    <w:rsid w:val="005A2FBC"/>
    <w:rsid w:val="005A44E3"/>
    <w:rsid w:val="005A4C9D"/>
    <w:rsid w:val="005A743C"/>
    <w:rsid w:val="005A79A5"/>
    <w:rsid w:val="005A7A34"/>
    <w:rsid w:val="005A7D85"/>
    <w:rsid w:val="005B0185"/>
    <w:rsid w:val="005B077F"/>
    <w:rsid w:val="005B0E8C"/>
    <w:rsid w:val="005B15B1"/>
    <w:rsid w:val="005B18C1"/>
    <w:rsid w:val="005B19F5"/>
    <w:rsid w:val="005B1B0E"/>
    <w:rsid w:val="005B2341"/>
    <w:rsid w:val="005B2434"/>
    <w:rsid w:val="005B3270"/>
    <w:rsid w:val="005B42E6"/>
    <w:rsid w:val="005B50B3"/>
    <w:rsid w:val="005B5250"/>
    <w:rsid w:val="005B5B51"/>
    <w:rsid w:val="005B63AB"/>
    <w:rsid w:val="005B69C0"/>
    <w:rsid w:val="005C2A91"/>
    <w:rsid w:val="005C3012"/>
    <w:rsid w:val="005C43DA"/>
    <w:rsid w:val="005C4F72"/>
    <w:rsid w:val="005C529D"/>
    <w:rsid w:val="005C6CAA"/>
    <w:rsid w:val="005C6F7C"/>
    <w:rsid w:val="005D04FE"/>
    <w:rsid w:val="005D06E4"/>
    <w:rsid w:val="005D0D25"/>
    <w:rsid w:val="005D0E2D"/>
    <w:rsid w:val="005D272F"/>
    <w:rsid w:val="005D64BD"/>
    <w:rsid w:val="005D6A35"/>
    <w:rsid w:val="005D724E"/>
    <w:rsid w:val="005D7AF6"/>
    <w:rsid w:val="005E1961"/>
    <w:rsid w:val="005E1CD1"/>
    <w:rsid w:val="005E3306"/>
    <w:rsid w:val="005E4175"/>
    <w:rsid w:val="005E440D"/>
    <w:rsid w:val="005E604A"/>
    <w:rsid w:val="005E64DF"/>
    <w:rsid w:val="005E6D51"/>
    <w:rsid w:val="005E7077"/>
    <w:rsid w:val="005E7129"/>
    <w:rsid w:val="005E77BF"/>
    <w:rsid w:val="005E7CE8"/>
    <w:rsid w:val="005F00C8"/>
    <w:rsid w:val="005F3FBA"/>
    <w:rsid w:val="005F4159"/>
    <w:rsid w:val="005F512F"/>
    <w:rsid w:val="005F5724"/>
    <w:rsid w:val="005F5739"/>
    <w:rsid w:val="005F5B15"/>
    <w:rsid w:val="005F7918"/>
    <w:rsid w:val="005F7AC4"/>
    <w:rsid w:val="0060028E"/>
    <w:rsid w:val="006014D4"/>
    <w:rsid w:val="00602AA3"/>
    <w:rsid w:val="0060302A"/>
    <w:rsid w:val="00604172"/>
    <w:rsid w:val="00604DDA"/>
    <w:rsid w:val="00605302"/>
    <w:rsid w:val="00605AAE"/>
    <w:rsid w:val="00605AB5"/>
    <w:rsid w:val="00607576"/>
    <w:rsid w:val="00610FC8"/>
    <w:rsid w:val="00611247"/>
    <w:rsid w:val="006127B9"/>
    <w:rsid w:val="00613F0A"/>
    <w:rsid w:val="00614703"/>
    <w:rsid w:val="00615700"/>
    <w:rsid w:val="006158AA"/>
    <w:rsid w:val="00615FB5"/>
    <w:rsid w:val="0061715A"/>
    <w:rsid w:val="00617F89"/>
    <w:rsid w:val="00620492"/>
    <w:rsid w:val="006207F2"/>
    <w:rsid w:val="006209DA"/>
    <w:rsid w:val="00620DA4"/>
    <w:rsid w:val="00621532"/>
    <w:rsid w:val="0062206A"/>
    <w:rsid w:val="00622765"/>
    <w:rsid w:val="00623643"/>
    <w:rsid w:val="00624445"/>
    <w:rsid w:val="00624EFE"/>
    <w:rsid w:val="006250F2"/>
    <w:rsid w:val="00625A18"/>
    <w:rsid w:val="00625C8C"/>
    <w:rsid w:val="00625F0B"/>
    <w:rsid w:val="00626AA7"/>
    <w:rsid w:val="00626EC6"/>
    <w:rsid w:val="006272D9"/>
    <w:rsid w:val="006303EF"/>
    <w:rsid w:val="006305CA"/>
    <w:rsid w:val="006305CC"/>
    <w:rsid w:val="00630E25"/>
    <w:rsid w:val="00632E04"/>
    <w:rsid w:val="00633901"/>
    <w:rsid w:val="006349F3"/>
    <w:rsid w:val="00634A0A"/>
    <w:rsid w:val="00635151"/>
    <w:rsid w:val="006354E9"/>
    <w:rsid w:val="0063782E"/>
    <w:rsid w:val="006402C1"/>
    <w:rsid w:val="00640D1E"/>
    <w:rsid w:val="006417B8"/>
    <w:rsid w:val="0064235C"/>
    <w:rsid w:val="0064314B"/>
    <w:rsid w:val="00644C00"/>
    <w:rsid w:val="0064558C"/>
    <w:rsid w:val="00646132"/>
    <w:rsid w:val="00647571"/>
    <w:rsid w:val="00647823"/>
    <w:rsid w:val="00650C62"/>
    <w:rsid w:val="00651283"/>
    <w:rsid w:val="00651511"/>
    <w:rsid w:val="00651C38"/>
    <w:rsid w:val="0065361C"/>
    <w:rsid w:val="0065561D"/>
    <w:rsid w:val="006561C1"/>
    <w:rsid w:val="006606D1"/>
    <w:rsid w:val="00660ABD"/>
    <w:rsid w:val="00661695"/>
    <w:rsid w:val="00664E1B"/>
    <w:rsid w:val="0066523F"/>
    <w:rsid w:val="00666CE1"/>
    <w:rsid w:val="00670ECC"/>
    <w:rsid w:val="00671985"/>
    <w:rsid w:val="006719F5"/>
    <w:rsid w:val="00673712"/>
    <w:rsid w:val="00673F3A"/>
    <w:rsid w:val="0067460B"/>
    <w:rsid w:val="00677555"/>
    <w:rsid w:val="00677910"/>
    <w:rsid w:val="00677F17"/>
    <w:rsid w:val="00682973"/>
    <w:rsid w:val="006830C6"/>
    <w:rsid w:val="00683637"/>
    <w:rsid w:val="00683FAF"/>
    <w:rsid w:val="0068431C"/>
    <w:rsid w:val="00685C6B"/>
    <w:rsid w:val="0068728F"/>
    <w:rsid w:val="006901A5"/>
    <w:rsid w:val="00691458"/>
    <w:rsid w:val="0069174B"/>
    <w:rsid w:val="006919C1"/>
    <w:rsid w:val="0069221F"/>
    <w:rsid w:val="00694906"/>
    <w:rsid w:val="00694D6A"/>
    <w:rsid w:val="006958B4"/>
    <w:rsid w:val="00695CB3"/>
    <w:rsid w:val="0069715E"/>
    <w:rsid w:val="006A04A1"/>
    <w:rsid w:val="006A0DFF"/>
    <w:rsid w:val="006A15DD"/>
    <w:rsid w:val="006A33DD"/>
    <w:rsid w:val="006A3A89"/>
    <w:rsid w:val="006A59D8"/>
    <w:rsid w:val="006B03F4"/>
    <w:rsid w:val="006B1315"/>
    <w:rsid w:val="006B1C70"/>
    <w:rsid w:val="006B291C"/>
    <w:rsid w:val="006B4263"/>
    <w:rsid w:val="006B527A"/>
    <w:rsid w:val="006B575A"/>
    <w:rsid w:val="006B581E"/>
    <w:rsid w:val="006B6B37"/>
    <w:rsid w:val="006C0753"/>
    <w:rsid w:val="006C10DD"/>
    <w:rsid w:val="006C179C"/>
    <w:rsid w:val="006C37D7"/>
    <w:rsid w:val="006C40D9"/>
    <w:rsid w:val="006C40E9"/>
    <w:rsid w:val="006C52B5"/>
    <w:rsid w:val="006C53A1"/>
    <w:rsid w:val="006C5A24"/>
    <w:rsid w:val="006C6AFC"/>
    <w:rsid w:val="006C6D17"/>
    <w:rsid w:val="006C7F86"/>
    <w:rsid w:val="006D2EB0"/>
    <w:rsid w:val="006D2F85"/>
    <w:rsid w:val="006D3B04"/>
    <w:rsid w:val="006D44BF"/>
    <w:rsid w:val="006D50E6"/>
    <w:rsid w:val="006D519E"/>
    <w:rsid w:val="006D683B"/>
    <w:rsid w:val="006D69BB"/>
    <w:rsid w:val="006E0CB5"/>
    <w:rsid w:val="006E1145"/>
    <w:rsid w:val="006E1285"/>
    <w:rsid w:val="006E1844"/>
    <w:rsid w:val="006E1A38"/>
    <w:rsid w:val="006E1D1D"/>
    <w:rsid w:val="006E20AA"/>
    <w:rsid w:val="006E5961"/>
    <w:rsid w:val="006E624A"/>
    <w:rsid w:val="006E69F6"/>
    <w:rsid w:val="006E6A00"/>
    <w:rsid w:val="006E7CDF"/>
    <w:rsid w:val="006E7D02"/>
    <w:rsid w:val="006F0263"/>
    <w:rsid w:val="006F0308"/>
    <w:rsid w:val="006F0B66"/>
    <w:rsid w:val="006F0D55"/>
    <w:rsid w:val="006F153D"/>
    <w:rsid w:val="006F18F0"/>
    <w:rsid w:val="006F2027"/>
    <w:rsid w:val="006F3090"/>
    <w:rsid w:val="006F524D"/>
    <w:rsid w:val="006F538D"/>
    <w:rsid w:val="006F66B2"/>
    <w:rsid w:val="006F6CB4"/>
    <w:rsid w:val="006F76B6"/>
    <w:rsid w:val="006F7E16"/>
    <w:rsid w:val="0070101E"/>
    <w:rsid w:val="00702ABA"/>
    <w:rsid w:val="00702E9F"/>
    <w:rsid w:val="00703604"/>
    <w:rsid w:val="00703ABC"/>
    <w:rsid w:val="007078DF"/>
    <w:rsid w:val="0071162D"/>
    <w:rsid w:val="007129F8"/>
    <w:rsid w:val="00712D7C"/>
    <w:rsid w:val="00713456"/>
    <w:rsid w:val="0071448C"/>
    <w:rsid w:val="00714E30"/>
    <w:rsid w:val="00715FCB"/>
    <w:rsid w:val="007167A1"/>
    <w:rsid w:val="007172CB"/>
    <w:rsid w:val="00720356"/>
    <w:rsid w:val="00721E7E"/>
    <w:rsid w:val="00722659"/>
    <w:rsid w:val="00723AD9"/>
    <w:rsid w:val="007255FE"/>
    <w:rsid w:val="0072669B"/>
    <w:rsid w:val="00726C2F"/>
    <w:rsid w:val="00727544"/>
    <w:rsid w:val="00727753"/>
    <w:rsid w:val="00727F5D"/>
    <w:rsid w:val="00730457"/>
    <w:rsid w:val="00730A45"/>
    <w:rsid w:val="00731A96"/>
    <w:rsid w:val="00734549"/>
    <w:rsid w:val="00735249"/>
    <w:rsid w:val="0073640B"/>
    <w:rsid w:val="00736583"/>
    <w:rsid w:val="00737A22"/>
    <w:rsid w:val="00737D54"/>
    <w:rsid w:val="00740002"/>
    <w:rsid w:val="00741296"/>
    <w:rsid w:val="00741380"/>
    <w:rsid w:val="00742D54"/>
    <w:rsid w:val="00743B9B"/>
    <w:rsid w:val="00743BD5"/>
    <w:rsid w:val="00744A57"/>
    <w:rsid w:val="00746533"/>
    <w:rsid w:val="007465DF"/>
    <w:rsid w:val="00746632"/>
    <w:rsid w:val="00746D7D"/>
    <w:rsid w:val="007475BE"/>
    <w:rsid w:val="00747F26"/>
    <w:rsid w:val="00750BD4"/>
    <w:rsid w:val="0075193D"/>
    <w:rsid w:val="00751949"/>
    <w:rsid w:val="007521EA"/>
    <w:rsid w:val="00752918"/>
    <w:rsid w:val="00756AD7"/>
    <w:rsid w:val="007577BF"/>
    <w:rsid w:val="00760FB4"/>
    <w:rsid w:val="00761640"/>
    <w:rsid w:val="007618A0"/>
    <w:rsid w:val="00762789"/>
    <w:rsid w:val="00762D39"/>
    <w:rsid w:val="00763C2E"/>
    <w:rsid w:val="00765772"/>
    <w:rsid w:val="00766FED"/>
    <w:rsid w:val="00770F34"/>
    <w:rsid w:val="00772305"/>
    <w:rsid w:val="0077312F"/>
    <w:rsid w:val="00773AA7"/>
    <w:rsid w:val="0077660D"/>
    <w:rsid w:val="00776F6F"/>
    <w:rsid w:val="00776FB3"/>
    <w:rsid w:val="00777339"/>
    <w:rsid w:val="00780B47"/>
    <w:rsid w:val="00781051"/>
    <w:rsid w:val="00781C18"/>
    <w:rsid w:val="0078246A"/>
    <w:rsid w:val="00783942"/>
    <w:rsid w:val="00784661"/>
    <w:rsid w:val="007847B5"/>
    <w:rsid w:val="00786614"/>
    <w:rsid w:val="00787C4F"/>
    <w:rsid w:val="00787FE4"/>
    <w:rsid w:val="00790B09"/>
    <w:rsid w:val="00795E31"/>
    <w:rsid w:val="007961AB"/>
    <w:rsid w:val="007968B1"/>
    <w:rsid w:val="007968B3"/>
    <w:rsid w:val="00797336"/>
    <w:rsid w:val="00797732"/>
    <w:rsid w:val="00797E64"/>
    <w:rsid w:val="00797FEC"/>
    <w:rsid w:val="007A0843"/>
    <w:rsid w:val="007A2063"/>
    <w:rsid w:val="007A2169"/>
    <w:rsid w:val="007A2C37"/>
    <w:rsid w:val="007A40D9"/>
    <w:rsid w:val="007A7E1E"/>
    <w:rsid w:val="007B090C"/>
    <w:rsid w:val="007B123F"/>
    <w:rsid w:val="007B270D"/>
    <w:rsid w:val="007B2A60"/>
    <w:rsid w:val="007B2D31"/>
    <w:rsid w:val="007B2EFB"/>
    <w:rsid w:val="007B36D2"/>
    <w:rsid w:val="007B3CC3"/>
    <w:rsid w:val="007B406F"/>
    <w:rsid w:val="007B5925"/>
    <w:rsid w:val="007B6AEA"/>
    <w:rsid w:val="007B750F"/>
    <w:rsid w:val="007B76DA"/>
    <w:rsid w:val="007B78F0"/>
    <w:rsid w:val="007C0957"/>
    <w:rsid w:val="007C168E"/>
    <w:rsid w:val="007C18EA"/>
    <w:rsid w:val="007C33D4"/>
    <w:rsid w:val="007C3B7B"/>
    <w:rsid w:val="007C3BC2"/>
    <w:rsid w:val="007C4BE2"/>
    <w:rsid w:val="007C4D91"/>
    <w:rsid w:val="007C5BEB"/>
    <w:rsid w:val="007C5C4E"/>
    <w:rsid w:val="007C6747"/>
    <w:rsid w:val="007C6A22"/>
    <w:rsid w:val="007C796D"/>
    <w:rsid w:val="007C7BB1"/>
    <w:rsid w:val="007C7F99"/>
    <w:rsid w:val="007D139E"/>
    <w:rsid w:val="007D1828"/>
    <w:rsid w:val="007D1C15"/>
    <w:rsid w:val="007D30DF"/>
    <w:rsid w:val="007D4BD7"/>
    <w:rsid w:val="007D6400"/>
    <w:rsid w:val="007D7661"/>
    <w:rsid w:val="007E3422"/>
    <w:rsid w:val="007E4A73"/>
    <w:rsid w:val="007E4E1E"/>
    <w:rsid w:val="007E560D"/>
    <w:rsid w:val="007E5D9C"/>
    <w:rsid w:val="007E5FC3"/>
    <w:rsid w:val="007E6086"/>
    <w:rsid w:val="007E7386"/>
    <w:rsid w:val="007E760B"/>
    <w:rsid w:val="007F360A"/>
    <w:rsid w:val="007F3CFE"/>
    <w:rsid w:val="007F52A5"/>
    <w:rsid w:val="007F62AA"/>
    <w:rsid w:val="007F6C2D"/>
    <w:rsid w:val="007F6F3D"/>
    <w:rsid w:val="007F70BB"/>
    <w:rsid w:val="007F70DE"/>
    <w:rsid w:val="007F78C1"/>
    <w:rsid w:val="00800756"/>
    <w:rsid w:val="00801DA0"/>
    <w:rsid w:val="00802FEC"/>
    <w:rsid w:val="008030EA"/>
    <w:rsid w:val="008038DE"/>
    <w:rsid w:val="0080397D"/>
    <w:rsid w:val="00803FB0"/>
    <w:rsid w:val="00804341"/>
    <w:rsid w:val="0080621A"/>
    <w:rsid w:val="0080676D"/>
    <w:rsid w:val="008070C9"/>
    <w:rsid w:val="00810342"/>
    <w:rsid w:val="0081132A"/>
    <w:rsid w:val="00812A56"/>
    <w:rsid w:val="00813E51"/>
    <w:rsid w:val="008143D7"/>
    <w:rsid w:val="00815687"/>
    <w:rsid w:val="008156F9"/>
    <w:rsid w:val="00815BAA"/>
    <w:rsid w:val="00815C30"/>
    <w:rsid w:val="00815D03"/>
    <w:rsid w:val="00816263"/>
    <w:rsid w:val="00817509"/>
    <w:rsid w:val="0082074F"/>
    <w:rsid w:val="008229F1"/>
    <w:rsid w:val="0082539A"/>
    <w:rsid w:val="00825FD0"/>
    <w:rsid w:val="00826CE9"/>
    <w:rsid w:val="00830482"/>
    <w:rsid w:val="00830F49"/>
    <w:rsid w:val="008340A2"/>
    <w:rsid w:val="0083479F"/>
    <w:rsid w:val="00840CAE"/>
    <w:rsid w:val="00841BB1"/>
    <w:rsid w:val="00842469"/>
    <w:rsid w:val="008431C9"/>
    <w:rsid w:val="00843929"/>
    <w:rsid w:val="00843F91"/>
    <w:rsid w:val="0084444B"/>
    <w:rsid w:val="0084710D"/>
    <w:rsid w:val="008522DC"/>
    <w:rsid w:val="00852D89"/>
    <w:rsid w:val="0085457E"/>
    <w:rsid w:val="00854781"/>
    <w:rsid w:val="00855F68"/>
    <w:rsid w:val="0085622D"/>
    <w:rsid w:val="0085636C"/>
    <w:rsid w:val="00856C2B"/>
    <w:rsid w:val="008575CD"/>
    <w:rsid w:val="008604EA"/>
    <w:rsid w:val="00860883"/>
    <w:rsid w:val="00860B19"/>
    <w:rsid w:val="00860DE0"/>
    <w:rsid w:val="00862574"/>
    <w:rsid w:val="0086274C"/>
    <w:rsid w:val="00862F13"/>
    <w:rsid w:val="0086315D"/>
    <w:rsid w:val="00863218"/>
    <w:rsid w:val="008638C7"/>
    <w:rsid w:val="00864523"/>
    <w:rsid w:val="00865061"/>
    <w:rsid w:val="0086527B"/>
    <w:rsid w:val="00865591"/>
    <w:rsid w:val="008670CA"/>
    <w:rsid w:val="00867240"/>
    <w:rsid w:val="00867A45"/>
    <w:rsid w:val="00867CBB"/>
    <w:rsid w:val="008703AB"/>
    <w:rsid w:val="00871B04"/>
    <w:rsid w:val="00873D9E"/>
    <w:rsid w:val="00873E49"/>
    <w:rsid w:val="00874383"/>
    <w:rsid w:val="008746DB"/>
    <w:rsid w:val="00874979"/>
    <w:rsid w:val="00877265"/>
    <w:rsid w:val="00880255"/>
    <w:rsid w:val="00880F52"/>
    <w:rsid w:val="0088167E"/>
    <w:rsid w:val="0088201A"/>
    <w:rsid w:val="00882644"/>
    <w:rsid w:val="00882D03"/>
    <w:rsid w:val="0088391E"/>
    <w:rsid w:val="008846FC"/>
    <w:rsid w:val="00885EA5"/>
    <w:rsid w:val="00886706"/>
    <w:rsid w:val="008879EA"/>
    <w:rsid w:val="00890E26"/>
    <w:rsid w:val="00891EF6"/>
    <w:rsid w:val="0089215B"/>
    <w:rsid w:val="0089421F"/>
    <w:rsid w:val="00896884"/>
    <w:rsid w:val="008977B5"/>
    <w:rsid w:val="00897888"/>
    <w:rsid w:val="008979EE"/>
    <w:rsid w:val="00897A01"/>
    <w:rsid w:val="00897F99"/>
    <w:rsid w:val="008A1637"/>
    <w:rsid w:val="008A1E78"/>
    <w:rsid w:val="008A373A"/>
    <w:rsid w:val="008A3E19"/>
    <w:rsid w:val="008A48AE"/>
    <w:rsid w:val="008A4E8A"/>
    <w:rsid w:val="008A54F3"/>
    <w:rsid w:val="008A5784"/>
    <w:rsid w:val="008A58DE"/>
    <w:rsid w:val="008A77C7"/>
    <w:rsid w:val="008A79F9"/>
    <w:rsid w:val="008B06BB"/>
    <w:rsid w:val="008B0CF9"/>
    <w:rsid w:val="008B18D2"/>
    <w:rsid w:val="008B2217"/>
    <w:rsid w:val="008B260D"/>
    <w:rsid w:val="008B3326"/>
    <w:rsid w:val="008B33CE"/>
    <w:rsid w:val="008B4FCB"/>
    <w:rsid w:val="008B699E"/>
    <w:rsid w:val="008B7EB4"/>
    <w:rsid w:val="008C018C"/>
    <w:rsid w:val="008C0390"/>
    <w:rsid w:val="008C0814"/>
    <w:rsid w:val="008C0839"/>
    <w:rsid w:val="008C097A"/>
    <w:rsid w:val="008C118F"/>
    <w:rsid w:val="008C19E7"/>
    <w:rsid w:val="008C2143"/>
    <w:rsid w:val="008C32D4"/>
    <w:rsid w:val="008C349B"/>
    <w:rsid w:val="008C3D4A"/>
    <w:rsid w:val="008C4A7E"/>
    <w:rsid w:val="008C5711"/>
    <w:rsid w:val="008C6A20"/>
    <w:rsid w:val="008C7D14"/>
    <w:rsid w:val="008D2455"/>
    <w:rsid w:val="008D48F7"/>
    <w:rsid w:val="008D4E71"/>
    <w:rsid w:val="008D64BA"/>
    <w:rsid w:val="008D6FA0"/>
    <w:rsid w:val="008D70B0"/>
    <w:rsid w:val="008D7336"/>
    <w:rsid w:val="008E2687"/>
    <w:rsid w:val="008E294D"/>
    <w:rsid w:val="008E34B3"/>
    <w:rsid w:val="008E4382"/>
    <w:rsid w:val="008E4589"/>
    <w:rsid w:val="008E5BB2"/>
    <w:rsid w:val="008E5C89"/>
    <w:rsid w:val="008E61FF"/>
    <w:rsid w:val="008F0222"/>
    <w:rsid w:val="008F0598"/>
    <w:rsid w:val="008F07B2"/>
    <w:rsid w:val="008F0B3B"/>
    <w:rsid w:val="008F0EEC"/>
    <w:rsid w:val="008F1303"/>
    <w:rsid w:val="008F3279"/>
    <w:rsid w:val="008F3C89"/>
    <w:rsid w:val="008F45E6"/>
    <w:rsid w:val="008F4A0D"/>
    <w:rsid w:val="008F4AB5"/>
    <w:rsid w:val="008F6D27"/>
    <w:rsid w:val="008F7874"/>
    <w:rsid w:val="00900CA9"/>
    <w:rsid w:val="00901B2C"/>
    <w:rsid w:val="009054C5"/>
    <w:rsid w:val="00906F13"/>
    <w:rsid w:val="00907403"/>
    <w:rsid w:val="00907EF5"/>
    <w:rsid w:val="00910149"/>
    <w:rsid w:val="00910F66"/>
    <w:rsid w:val="00911727"/>
    <w:rsid w:val="0091173C"/>
    <w:rsid w:val="009126C2"/>
    <w:rsid w:val="00912F51"/>
    <w:rsid w:val="00913B70"/>
    <w:rsid w:val="0091441A"/>
    <w:rsid w:val="00914BDD"/>
    <w:rsid w:val="00915B4D"/>
    <w:rsid w:val="00915D66"/>
    <w:rsid w:val="00916F58"/>
    <w:rsid w:val="00917E86"/>
    <w:rsid w:val="00917EB0"/>
    <w:rsid w:val="00921C8F"/>
    <w:rsid w:val="0092231B"/>
    <w:rsid w:val="0092249C"/>
    <w:rsid w:val="00922719"/>
    <w:rsid w:val="00922890"/>
    <w:rsid w:val="0092306C"/>
    <w:rsid w:val="009238E8"/>
    <w:rsid w:val="00923D68"/>
    <w:rsid w:val="00925095"/>
    <w:rsid w:val="009259B0"/>
    <w:rsid w:val="009265E4"/>
    <w:rsid w:val="00926790"/>
    <w:rsid w:val="0092725F"/>
    <w:rsid w:val="009278CF"/>
    <w:rsid w:val="00927C31"/>
    <w:rsid w:val="009307ED"/>
    <w:rsid w:val="00930CF7"/>
    <w:rsid w:val="00931674"/>
    <w:rsid w:val="0093168E"/>
    <w:rsid w:val="0093309F"/>
    <w:rsid w:val="00933352"/>
    <w:rsid w:val="0093451B"/>
    <w:rsid w:val="0093677C"/>
    <w:rsid w:val="009370D9"/>
    <w:rsid w:val="009371C0"/>
    <w:rsid w:val="0094034C"/>
    <w:rsid w:val="009409C4"/>
    <w:rsid w:val="00941E66"/>
    <w:rsid w:val="00943533"/>
    <w:rsid w:val="00944137"/>
    <w:rsid w:val="00945080"/>
    <w:rsid w:val="009453DF"/>
    <w:rsid w:val="0094661D"/>
    <w:rsid w:val="00951DDB"/>
    <w:rsid w:val="00952AF2"/>
    <w:rsid w:val="0095473E"/>
    <w:rsid w:val="00954DC1"/>
    <w:rsid w:val="00955050"/>
    <w:rsid w:val="009554CA"/>
    <w:rsid w:val="00955941"/>
    <w:rsid w:val="00956941"/>
    <w:rsid w:val="00957634"/>
    <w:rsid w:val="00957A13"/>
    <w:rsid w:val="00957F61"/>
    <w:rsid w:val="0096098D"/>
    <w:rsid w:val="00960D8C"/>
    <w:rsid w:val="009617C6"/>
    <w:rsid w:val="00962CCE"/>
    <w:rsid w:val="00963786"/>
    <w:rsid w:val="00963B2F"/>
    <w:rsid w:val="00963B7D"/>
    <w:rsid w:val="00965D01"/>
    <w:rsid w:val="00967FCA"/>
    <w:rsid w:val="009728A2"/>
    <w:rsid w:val="00972B48"/>
    <w:rsid w:val="00972E0D"/>
    <w:rsid w:val="00973D54"/>
    <w:rsid w:val="009763CC"/>
    <w:rsid w:val="00976B05"/>
    <w:rsid w:val="009771BD"/>
    <w:rsid w:val="00977BE9"/>
    <w:rsid w:val="00977BF3"/>
    <w:rsid w:val="00977ECA"/>
    <w:rsid w:val="00981534"/>
    <w:rsid w:val="00984C6C"/>
    <w:rsid w:val="00984E9F"/>
    <w:rsid w:val="00986FA6"/>
    <w:rsid w:val="0099121E"/>
    <w:rsid w:val="009925F6"/>
    <w:rsid w:val="009926C6"/>
    <w:rsid w:val="009926EB"/>
    <w:rsid w:val="00992EAA"/>
    <w:rsid w:val="00993394"/>
    <w:rsid w:val="00994404"/>
    <w:rsid w:val="00994F3E"/>
    <w:rsid w:val="00996925"/>
    <w:rsid w:val="00996972"/>
    <w:rsid w:val="00996B32"/>
    <w:rsid w:val="00996D79"/>
    <w:rsid w:val="0099758D"/>
    <w:rsid w:val="00997942"/>
    <w:rsid w:val="00997F2A"/>
    <w:rsid w:val="009A1169"/>
    <w:rsid w:val="009A11F0"/>
    <w:rsid w:val="009A4015"/>
    <w:rsid w:val="009A4786"/>
    <w:rsid w:val="009A48D5"/>
    <w:rsid w:val="009A4919"/>
    <w:rsid w:val="009A6325"/>
    <w:rsid w:val="009A6CD2"/>
    <w:rsid w:val="009A6DF7"/>
    <w:rsid w:val="009A6E2D"/>
    <w:rsid w:val="009A77C2"/>
    <w:rsid w:val="009A7987"/>
    <w:rsid w:val="009B14F8"/>
    <w:rsid w:val="009B17CC"/>
    <w:rsid w:val="009B1DA1"/>
    <w:rsid w:val="009B2B71"/>
    <w:rsid w:val="009B2CE0"/>
    <w:rsid w:val="009B2FCA"/>
    <w:rsid w:val="009B32C8"/>
    <w:rsid w:val="009B54F2"/>
    <w:rsid w:val="009B596B"/>
    <w:rsid w:val="009C083D"/>
    <w:rsid w:val="009C0A06"/>
    <w:rsid w:val="009C23A0"/>
    <w:rsid w:val="009C2459"/>
    <w:rsid w:val="009C2B2F"/>
    <w:rsid w:val="009C5B57"/>
    <w:rsid w:val="009D0BCE"/>
    <w:rsid w:val="009D1598"/>
    <w:rsid w:val="009D1D16"/>
    <w:rsid w:val="009D2204"/>
    <w:rsid w:val="009D3ADE"/>
    <w:rsid w:val="009E0C5B"/>
    <w:rsid w:val="009E108F"/>
    <w:rsid w:val="009E189A"/>
    <w:rsid w:val="009E21A1"/>
    <w:rsid w:val="009E229C"/>
    <w:rsid w:val="009E242D"/>
    <w:rsid w:val="009E2A5D"/>
    <w:rsid w:val="009E3225"/>
    <w:rsid w:val="009F0445"/>
    <w:rsid w:val="009F1A6B"/>
    <w:rsid w:val="009F1B19"/>
    <w:rsid w:val="009F24A4"/>
    <w:rsid w:val="009F3A14"/>
    <w:rsid w:val="009F5496"/>
    <w:rsid w:val="009F583C"/>
    <w:rsid w:val="009F5924"/>
    <w:rsid w:val="009F655B"/>
    <w:rsid w:val="00A009CD"/>
    <w:rsid w:val="00A02C1C"/>
    <w:rsid w:val="00A02FEC"/>
    <w:rsid w:val="00A05355"/>
    <w:rsid w:val="00A0599E"/>
    <w:rsid w:val="00A05B9B"/>
    <w:rsid w:val="00A07B8D"/>
    <w:rsid w:val="00A07CD3"/>
    <w:rsid w:val="00A10D85"/>
    <w:rsid w:val="00A111E0"/>
    <w:rsid w:val="00A11D32"/>
    <w:rsid w:val="00A12502"/>
    <w:rsid w:val="00A138F4"/>
    <w:rsid w:val="00A141CF"/>
    <w:rsid w:val="00A17FAD"/>
    <w:rsid w:val="00A20D9A"/>
    <w:rsid w:val="00A2267D"/>
    <w:rsid w:val="00A229E4"/>
    <w:rsid w:val="00A25697"/>
    <w:rsid w:val="00A25CA6"/>
    <w:rsid w:val="00A26164"/>
    <w:rsid w:val="00A26743"/>
    <w:rsid w:val="00A26B92"/>
    <w:rsid w:val="00A300BC"/>
    <w:rsid w:val="00A3082A"/>
    <w:rsid w:val="00A30F89"/>
    <w:rsid w:val="00A3140D"/>
    <w:rsid w:val="00A316F7"/>
    <w:rsid w:val="00A31713"/>
    <w:rsid w:val="00A31A75"/>
    <w:rsid w:val="00A3317F"/>
    <w:rsid w:val="00A331D8"/>
    <w:rsid w:val="00A37A12"/>
    <w:rsid w:val="00A37A3D"/>
    <w:rsid w:val="00A40B8E"/>
    <w:rsid w:val="00A41F2A"/>
    <w:rsid w:val="00A420DA"/>
    <w:rsid w:val="00A42BE2"/>
    <w:rsid w:val="00A447E0"/>
    <w:rsid w:val="00A460A6"/>
    <w:rsid w:val="00A463BC"/>
    <w:rsid w:val="00A47FEE"/>
    <w:rsid w:val="00A50255"/>
    <w:rsid w:val="00A51C2A"/>
    <w:rsid w:val="00A52242"/>
    <w:rsid w:val="00A53B76"/>
    <w:rsid w:val="00A53D54"/>
    <w:rsid w:val="00A54D2D"/>
    <w:rsid w:val="00A5528E"/>
    <w:rsid w:val="00A557DD"/>
    <w:rsid w:val="00A60F34"/>
    <w:rsid w:val="00A61CDB"/>
    <w:rsid w:val="00A63579"/>
    <w:rsid w:val="00A646C4"/>
    <w:rsid w:val="00A64E14"/>
    <w:rsid w:val="00A67C58"/>
    <w:rsid w:val="00A70FA5"/>
    <w:rsid w:val="00A721A7"/>
    <w:rsid w:val="00A72734"/>
    <w:rsid w:val="00A72A5C"/>
    <w:rsid w:val="00A72B56"/>
    <w:rsid w:val="00A73AC9"/>
    <w:rsid w:val="00A74CD7"/>
    <w:rsid w:val="00A7735F"/>
    <w:rsid w:val="00A80C69"/>
    <w:rsid w:val="00A81513"/>
    <w:rsid w:val="00A81D5F"/>
    <w:rsid w:val="00A845A8"/>
    <w:rsid w:val="00A8473E"/>
    <w:rsid w:val="00A84E9C"/>
    <w:rsid w:val="00A8602A"/>
    <w:rsid w:val="00A86773"/>
    <w:rsid w:val="00A87034"/>
    <w:rsid w:val="00A90400"/>
    <w:rsid w:val="00A9183D"/>
    <w:rsid w:val="00A91D81"/>
    <w:rsid w:val="00A96379"/>
    <w:rsid w:val="00A96DBD"/>
    <w:rsid w:val="00A97CDA"/>
    <w:rsid w:val="00AA0579"/>
    <w:rsid w:val="00AA250F"/>
    <w:rsid w:val="00AA3084"/>
    <w:rsid w:val="00AA32CE"/>
    <w:rsid w:val="00AA36E3"/>
    <w:rsid w:val="00AA3D54"/>
    <w:rsid w:val="00AA5CAA"/>
    <w:rsid w:val="00AA5D93"/>
    <w:rsid w:val="00AA5E49"/>
    <w:rsid w:val="00AA6A39"/>
    <w:rsid w:val="00AB455C"/>
    <w:rsid w:val="00AB4F11"/>
    <w:rsid w:val="00AB78BA"/>
    <w:rsid w:val="00AB79F0"/>
    <w:rsid w:val="00AB7E97"/>
    <w:rsid w:val="00AC0826"/>
    <w:rsid w:val="00AC299C"/>
    <w:rsid w:val="00AC38C1"/>
    <w:rsid w:val="00AC46CE"/>
    <w:rsid w:val="00AC4AC5"/>
    <w:rsid w:val="00AC6639"/>
    <w:rsid w:val="00AC6994"/>
    <w:rsid w:val="00AC70D3"/>
    <w:rsid w:val="00AC7139"/>
    <w:rsid w:val="00AC7CCD"/>
    <w:rsid w:val="00AD01BF"/>
    <w:rsid w:val="00AD08A0"/>
    <w:rsid w:val="00AD16EB"/>
    <w:rsid w:val="00AD1C17"/>
    <w:rsid w:val="00AD1EED"/>
    <w:rsid w:val="00AD4015"/>
    <w:rsid w:val="00AD4165"/>
    <w:rsid w:val="00AD43D2"/>
    <w:rsid w:val="00AD5D0A"/>
    <w:rsid w:val="00AD5DCC"/>
    <w:rsid w:val="00AD6C69"/>
    <w:rsid w:val="00AD6F1C"/>
    <w:rsid w:val="00AD7B55"/>
    <w:rsid w:val="00AE0AC3"/>
    <w:rsid w:val="00AE1385"/>
    <w:rsid w:val="00AE2017"/>
    <w:rsid w:val="00AE3490"/>
    <w:rsid w:val="00AE3F5F"/>
    <w:rsid w:val="00AE48A6"/>
    <w:rsid w:val="00AE4FBE"/>
    <w:rsid w:val="00AE5BB6"/>
    <w:rsid w:val="00AE5FDB"/>
    <w:rsid w:val="00AE7318"/>
    <w:rsid w:val="00AF1705"/>
    <w:rsid w:val="00AF3202"/>
    <w:rsid w:val="00AF3C78"/>
    <w:rsid w:val="00AF442A"/>
    <w:rsid w:val="00AF532B"/>
    <w:rsid w:val="00AF64E5"/>
    <w:rsid w:val="00AF72BC"/>
    <w:rsid w:val="00AF7BD0"/>
    <w:rsid w:val="00AF7F04"/>
    <w:rsid w:val="00B005F6"/>
    <w:rsid w:val="00B0094A"/>
    <w:rsid w:val="00B00F2B"/>
    <w:rsid w:val="00B00FC6"/>
    <w:rsid w:val="00B01079"/>
    <w:rsid w:val="00B02A3C"/>
    <w:rsid w:val="00B0308E"/>
    <w:rsid w:val="00B03AE6"/>
    <w:rsid w:val="00B04650"/>
    <w:rsid w:val="00B06D42"/>
    <w:rsid w:val="00B07508"/>
    <w:rsid w:val="00B07534"/>
    <w:rsid w:val="00B121A5"/>
    <w:rsid w:val="00B13C3B"/>
    <w:rsid w:val="00B15641"/>
    <w:rsid w:val="00B15A40"/>
    <w:rsid w:val="00B15F51"/>
    <w:rsid w:val="00B22286"/>
    <w:rsid w:val="00B230D2"/>
    <w:rsid w:val="00B24714"/>
    <w:rsid w:val="00B249F2"/>
    <w:rsid w:val="00B24E81"/>
    <w:rsid w:val="00B24FA3"/>
    <w:rsid w:val="00B26074"/>
    <w:rsid w:val="00B2623F"/>
    <w:rsid w:val="00B26F08"/>
    <w:rsid w:val="00B3087B"/>
    <w:rsid w:val="00B31DC6"/>
    <w:rsid w:val="00B330E5"/>
    <w:rsid w:val="00B35C28"/>
    <w:rsid w:val="00B35F07"/>
    <w:rsid w:val="00B36071"/>
    <w:rsid w:val="00B40212"/>
    <w:rsid w:val="00B404A2"/>
    <w:rsid w:val="00B40538"/>
    <w:rsid w:val="00B407D4"/>
    <w:rsid w:val="00B416EA"/>
    <w:rsid w:val="00B41A1B"/>
    <w:rsid w:val="00B42186"/>
    <w:rsid w:val="00B42D36"/>
    <w:rsid w:val="00B439F2"/>
    <w:rsid w:val="00B43FFA"/>
    <w:rsid w:val="00B441E2"/>
    <w:rsid w:val="00B45F5D"/>
    <w:rsid w:val="00B4606B"/>
    <w:rsid w:val="00B47837"/>
    <w:rsid w:val="00B479A9"/>
    <w:rsid w:val="00B508C5"/>
    <w:rsid w:val="00B51E2D"/>
    <w:rsid w:val="00B52903"/>
    <w:rsid w:val="00B55C2F"/>
    <w:rsid w:val="00B56157"/>
    <w:rsid w:val="00B6094B"/>
    <w:rsid w:val="00B61862"/>
    <w:rsid w:val="00B62D84"/>
    <w:rsid w:val="00B63671"/>
    <w:rsid w:val="00B64016"/>
    <w:rsid w:val="00B64B63"/>
    <w:rsid w:val="00B653A8"/>
    <w:rsid w:val="00B7096D"/>
    <w:rsid w:val="00B70E7D"/>
    <w:rsid w:val="00B72243"/>
    <w:rsid w:val="00B742E0"/>
    <w:rsid w:val="00B745D0"/>
    <w:rsid w:val="00B753FB"/>
    <w:rsid w:val="00B75C2E"/>
    <w:rsid w:val="00B75FEE"/>
    <w:rsid w:val="00B76A64"/>
    <w:rsid w:val="00B80BF6"/>
    <w:rsid w:val="00B811EC"/>
    <w:rsid w:val="00B81658"/>
    <w:rsid w:val="00B81977"/>
    <w:rsid w:val="00B85564"/>
    <w:rsid w:val="00B85782"/>
    <w:rsid w:val="00B85DB9"/>
    <w:rsid w:val="00B864B7"/>
    <w:rsid w:val="00B87620"/>
    <w:rsid w:val="00B9192C"/>
    <w:rsid w:val="00B93964"/>
    <w:rsid w:val="00B93C25"/>
    <w:rsid w:val="00B94BE3"/>
    <w:rsid w:val="00B95DB4"/>
    <w:rsid w:val="00B96A98"/>
    <w:rsid w:val="00B971D5"/>
    <w:rsid w:val="00B976E5"/>
    <w:rsid w:val="00BA07C8"/>
    <w:rsid w:val="00BA121C"/>
    <w:rsid w:val="00BA1DB5"/>
    <w:rsid w:val="00BA3762"/>
    <w:rsid w:val="00BA40DD"/>
    <w:rsid w:val="00BA5B1D"/>
    <w:rsid w:val="00BA6041"/>
    <w:rsid w:val="00BB0B16"/>
    <w:rsid w:val="00BB1244"/>
    <w:rsid w:val="00BB1624"/>
    <w:rsid w:val="00BB2139"/>
    <w:rsid w:val="00BB289B"/>
    <w:rsid w:val="00BB2D17"/>
    <w:rsid w:val="00BB2EAF"/>
    <w:rsid w:val="00BB4BB4"/>
    <w:rsid w:val="00BB5256"/>
    <w:rsid w:val="00BB5F1E"/>
    <w:rsid w:val="00BB6498"/>
    <w:rsid w:val="00BB675D"/>
    <w:rsid w:val="00BB6A21"/>
    <w:rsid w:val="00BB7A13"/>
    <w:rsid w:val="00BC099E"/>
    <w:rsid w:val="00BC2B38"/>
    <w:rsid w:val="00BC2F21"/>
    <w:rsid w:val="00BC3F76"/>
    <w:rsid w:val="00BC49A6"/>
    <w:rsid w:val="00BC4CCF"/>
    <w:rsid w:val="00BC4E14"/>
    <w:rsid w:val="00BC61EB"/>
    <w:rsid w:val="00BC621B"/>
    <w:rsid w:val="00BC7B62"/>
    <w:rsid w:val="00BD01CE"/>
    <w:rsid w:val="00BD0D49"/>
    <w:rsid w:val="00BD148B"/>
    <w:rsid w:val="00BD180D"/>
    <w:rsid w:val="00BD2F49"/>
    <w:rsid w:val="00BD35A0"/>
    <w:rsid w:val="00BD38A8"/>
    <w:rsid w:val="00BD483D"/>
    <w:rsid w:val="00BD499D"/>
    <w:rsid w:val="00BD4D87"/>
    <w:rsid w:val="00BD5D9A"/>
    <w:rsid w:val="00BD6211"/>
    <w:rsid w:val="00BE0E41"/>
    <w:rsid w:val="00BE227A"/>
    <w:rsid w:val="00BE58F5"/>
    <w:rsid w:val="00BE5F08"/>
    <w:rsid w:val="00BE6571"/>
    <w:rsid w:val="00BE6ABD"/>
    <w:rsid w:val="00BE7D99"/>
    <w:rsid w:val="00BF0A14"/>
    <w:rsid w:val="00BF335D"/>
    <w:rsid w:val="00BF4B82"/>
    <w:rsid w:val="00BF5DCC"/>
    <w:rsid w:val="00BF74D8"/>
    <w:rsid w:val="00BF79B4"/>
    <w:rsid w:val="00BF7E52"/>
    <w:rsid w:val="00C011C9"/>
    <w:rsid w:val="00C0159E"/>
    <w:rsid w:val="00C01815"/>
    <w:rsid w:val="00C0281D"/>
    <w:rsid w:val="00C028E7"/>
    <w:rsid w:val="00C02FE5"/>
    <w:rsid w:val="00C03D2F"/>
    <w:rsid w:val="00C05429"/>
    <w:rsid w:val="00C11290"/>
    <w:rsid w:val="00C1167F"/>
    <w:rsid w:val="00C118C8"/>
    <w:rsid w:val="00C122E9"/>
    <w:rsid w:val="00C1241F"/>
    <w:rsid w:val="00C1285E"/>
    <w:rsid w:val="00C15347"/>
    <w:rsid w:val="00C154B0"/>
    <w:rsid w:val="00C16D9F"/>
    <w:rsid w:val="00C17CF3"/>
    <w:rsid w:val="00C20671"/>
    <w:rsid w:val="00C20C5C"/>
    <w:rsid w:val="00C213F9"/>
    <w:rsid w:val="00C23217"/>
    <w:rsid w:val="00C25160"/>
    <w:rsid w:val="00C25329"/>
    <w:rsid w:val="00C26D11"/>
    <w:rsid w:val="00C30006"/>
    <w:rsid w:val="00C31367"/>
    <w:rsid w:val="00C332FE"/>
    <w:rsid w:val="00C344F0"/>
    <w:rsid w:val="00C3508C"/>
    <w:rsid w:val="00C35FF2"/>
    <w:rsid w:val="00C37AAC"/>
    <w:rsid w:val="00C4105E"/>
    <w:rsid w:val="00C415A1"/>
    <w:rsid w:val="00C41D5D"/>
    <w:rsid w:val="00C4200C"/>
    <w:rsid w:val="00C42E2A"/>
    <w:rsid w:val="00C44FA7"/>
    <w:rsid w:val="00C4749E"/>
    <w:rsid w:val="00C5096A"/>
    <w:rsid w:val="00C51D2B"/>
    <w:rsid w:val="00C5448A"/>
    <w:rsid w:val="00C54DC9"/>
    <w:rsid w:val="00C54ED4"/>
    <w:rsid w:val="00C54F9B"/>
    <w:rsid w:val="00C560BD"/>
    <w:rsid w:val="00C56206"/>
    <w:rsid w:val="00C62ED2"/>
    <w:rsid w:val="00C63E91"/>
    <w:rsid w:val="00C64632"/>
    <w:rsid w:val="00C6599E"/>
    <w:rsid w:val="00C65CC9"/>
    <w:rsid w:val="00C65EF8"/>
    <w:rsid w:val="00C707B4"/>
    <w:rsid w:val="00C70F1A"/>
    <w:rsid w:val="00C7122D"/>
    <w:rsid w:val="00C71C83"/>
    <w:rsid w:val="00C71E9E"/>
    <w:rsid w:val="00C7313A"/>
    <w:rsid w:val="00C75086"/>
    <w:rsid w:val="00C753FF"/>
    <w:rsid w:val="00C7540F"/>
    <w:rsid w:val="00C75F71"/>
    <w:rsid w:val="00C76D2D"/>
    <w:rsid w:val="00C774FE"/>
    <w:rsid w:val="00C800F2"/>
    <w:rsid w:val="00C80B88"/>
    <w:rsid w:val="00C81D26"/>
    <w:rsid w:val="00C830F6"/>
    <w:rsid w:val="00C831D8"/>
    <w:rsid w:val="00C83950"/>
    <w:rsid w:val="00C839C6"/>
    <w:rsid w:val="00C85191"/>
    <w:rsid w:val="00C856F5"/>
    <w:rsid w:val="00C8792C"/>
    <w:rsid w:val="00C905D9"/>
    <w:rsid w:val="00C90E6F"/>
    <w:rsid w:val="00C91619"/>
    <w:rsid w:val="00C9176E"/>
    <w:rsid w:val="00C92256"/>
    <w:rsid w:val="00C92CBF"/>
    <w:rsid w:val="00C94111"/>
    <w:rsid w:val="00C94CAC"/>
    <w:rsid w:val="00C958E4"/>
    <w:rsid w:val="00C96343"/>
    <w:rsid w:val="00C96412"/>
    <w:rsid w:val="00C9735C"/>
    <w:rsid w:val="00C97CAD"/>
    <w:rsid w:val="00CA0A7A"/>
    <w:rsid w:val="00CA1EEF"/>
    <w:rsid w:val="00CA3683"/>
    <w:rsid w:val="00CA6F50"/>
    <w:rsid w:val="00CA7017"/>
    <w:rsid w:val="00CA70FB"/>
    <w:rsid w:val="00CB1B26"/>
    <w:rsid w:val="00CB1BFE"/>
    <w:rsid w:val="00CB2402"/>
    <w:rsid w:val="00CB2EEF"/>
    <w:rsid w:val="00CB557B"/>
    <w:rsid w:val="00CB6097"/>
    <w:rsid w:val="00CB6536"/>
    <w:rsid w:val="00CB6861"/>
    <w:rsid w:val="00CC016D"/>
    <w:rsid w:val="00CC33AD"/>
    <w:rsid w:val="00CC459B"/>
    <w:rsid w:val="00CC53A4"/>
    <w:rsid w:val="00CC6008"/>
    <w:rsid w:val="00CC761B"/>
    <w:rsid w:val="00CC772F"/>
    <w:rsid w:val="00CC7ED6"/>
    <w:rsid w:val="00CD0120"/>
    <w:rsid w:val="00CD0DDD"/>
    <w:rsid w:val="00CD16D5"/>
    <w:rsid w:val="00CD2E29"/>
    <w:rsid w:val="00CD4530"/>
    <w:rsid w:val="00CD51F2"/>
    <w:rsid w:val="00CE06DE"/>
    <w:rsid w:val="00CE0F59"/>
    <w:rsid w:val="00CE18D2"/>
    <w:rsid w:val="00CE3AB5"/>
    <w:rsid w:val="00CE40E7"/>
    <w:rsid w:val="00CE43E5"/>
    <w:rsid w:val="00CE4FAD"/>
    <w:rsid w:val="00CE5A2C"/>
    <w:rsid w:val="00CE6E49"/>
    <w:rsid w:val="00CE7327"/>
    <w:rsid w:val="00CF023E"/>
    <w:rsid w:val="00CF0AA5"/>
    <w:rsid w:val="00CF271D"/>
    <w:rsid w:val="00CF40A7"/>
    <w:rsid w:val="00CF5415"/>
    <w:rsid w:val="00CF62D0"/>
    <w:rsid w:val="00CF6701"/>
    <w:rsid w:val="00CF68FB"/>
    <w:rsid w:val="00CF6A0E"/>
    <w:rsid w:val="00D0030F"/>
    <w:rsid w:val="00D00854"/>
    <w:rsid w:val="00D00E2D"/>
    <w:rsid w:val="00D01B08"/>
    <w:rsid w:val="00D0355B"/>
    <w:rsid w:val="00D058E4"/>
    <w:rsid w:val="00D05AD5"/>
    <w:rsid w:val="00D0673C"/>
    <w:rsid w:val="00D1175A"/>
    <w:rsid w:val="00D11E41"/>
    <w:rsid w:val="00D121BD"/>
    <w:rsid w:val="00D1716A"/>
    <w:rsid w:val="00D17625"/>
    <w:rsid w:val="00D176AC"/>
    <w:rsid w:val="00D1795C"/>
    <w:rsid w:val="00D2073D"/>
    <w:rsid w:val="00D20D44"/>
    <w:rsid w:val="00D21048"/>
    <w:rsid w:val="00D21220"/>
    <w:rsid w:val="00D219F1"/>
    <w:rsid w:val="00D2214A"/>
    <w:rsid w:val="00D221D9"/>
    <w:rsid w:val="00D228C2"/>
    <w:rsid w:val="00D23C5B"/>
    <w:rsid w:val="00D24093"/>
    <w:rsid w:val="00D2430A"/>
    <w:rsid w:val="00D24FE2"/>
    <w:rsid w:val="00D25131"/>
    <w:rsid w:val="00D25627"/>
    <w:rsid w:val="00D25F8B"/>
    <w:rsid w:val="00D266E9"/>
    <w:rsid w:val="00D26A8F"/>
    <w:rsid w:val="00D272A3"/>
    <w:rsid w:val="00D302E6"/>
    <w:rsid w:val="00D307D9"/>
    <w:rsid w:val="00D31306"/>
    <w:rsid w:val="00D331C5"/>
    <w:rsid w:val="00D341DE"/>
    <w:rsid w:val="00D348A3"/>
    <w:rsid w:val="00D34B2A"/>
    <w:rsid w:val="00D35016"/>
    <w:rsid w:val="00D35DD4"/>
    <w:rsid w:val="00D36D2B"/>
    <w:rsid w:val="00D37A52"/>
    <w:rsid w:val="00D401DC"/>
    <w:rsid w:val="00D40FF0"/>
    <w:rsid w:val="00D419F2"/>
    <w:rsid w:val="00D4264F"/>
    <w:rsid w:val="00D42BF6"/>
    <w:rsid w:val="00D43250"/>
    <w:rsid w:val="00D443B5"/>
    <w:rsid w:val="00D449D3"/>
    <w:rsid w:val="00D44EAE"/>
    <w:rsid w:val="00D45054"/>
    <w:rsid w:val="00D45590"/>
    <w:rsid w:val="00D504E7"/>
    <w:rsid w:val="00D50D81"/>
    <w:rsid w:val="00D5282F"/>
    <w:rsid w:val="00D52D17"/>
    <w:rsid w:val="00D550E9"/>
    <w:rsid w:val="00D560A3"/>
    <w:rsid w:val="00D5651D"/>
    <w:rsid w:val="00D573D1"/>
    <w:rsid w:val="00D57BC9"/>
    <w:rsid w:val="00D60285"/>
    <w:rsid w:val="00D60C68"/>
    <w:rsid w:val="00D612F3"/>
    <w:rsid w:val="00D62874"/>
    <w:rsid w:val="00D63E0C"/>
    <w:rsid w:val="00D64BD8"/>
    <w:rsid w:val="00D66484"/>
    <w:rsid w:val="00D66D6D"/>
    <w:rsid w:val="00D7033A"/>
    <w:rsid w:val="00D71D00"/>
    <w:rsid w:val="00D732B2"/>
    <w:rsid w:val="00D77CD5"/>
    <w:rsid w:val="00D8012E"/>
    <w:rsid w:val="00D80712"/>
    <w:rsid w:val="00D8103F"/>
    <w:rsid w:val="00D81DDA"/>
    <w:rsid w:val="00D83BF9"/>
    <w:rsid w:val="00D84822"/>
    <w:rsid w:val="00D84A70"/>
    <w:rsid w:val="00D8533B"/>
    <w:rsid w:val="00D8641B"/>
    <w:rsid w:val="00D86F84"/>
    <w:rsid w:val="00D8713E"/>
    <w:rsid w:val="00D87AC7"/>
    <w:rsid w:val="00D91060"/>
    <w:rsid w:val="00D9122E"/>
    <w:rsid w:val="00D915AF"/>
    <w:rsid w:val="00D9190C"/>
    <w:rsid w:val="00D92405"/>
    <w:rsid w:val="00D92C22"/>
    <w:rsid w:val="00D92DA9"/>
    <w:rsid w:val="00D93B2C"/>
    <w:rsid w:val="00D95821"/>
    <w:rsid w:val="00D95B42"/>
    <w:rsid w:val="00D95CF7"/>
    <w:rsid w:val="00D97645"/>
    <w:rsid w:val="00D979D2"/>
    <w:rsid w:val="00DA1293"/>
    <w:rsid w:val="00DA72B3"/>
    <w:rsid w:val="00DB2B90"/>
    <w:rsid w:val="00DB2D47"/>
    <w:rsid w:val="00DB31AE"/>
    <w:rsid w:val="00DB39C9"/>
    <w:rsid w:val="00DB3C12"/>
    <w:rsid w:val="00DB55B6"/>
    <w:rsid w:val="00DB57DB"/>
    <w:rsid w:val="00DB59F6"/>
    <w:rsid w:val="00DB67CC"/>
    <w:rsid w:val="00DB6BFB"/>
    <w:rsid w:val="00DB6F1A"/>
    <w:rsid w:val="00DB704F"/>
    <w:rsid w:val="00DB7DF5"/>
    <w:rsid w:val="00DC119C"/>
    <w:rsid w:val="00DC11C9"/>
    <w:rsid w:val="00DC1A90"/>
    <w:rsid w:val="00DC2203"/>
    <w:rsid w:val="00DC2233"/>
    <w:rsid w:val="00DC26B1"/>
    <w:rsid w:val="00DC29AA"/>
    <w:rsid w:val="00DC3194"/>
    <w:rsid w:val="00DC4DB8"/>
    <w:rsid w:val="00DC6052"/>
    <w:rsid w:val="00DC6F3B"/>
    <w:rsid w:val="00DC789E"/>
    <w:rsid w:val="00DD12BB"/>
    <w:rsid w:val="00DD1884"/>
    <w:rsid w:val="00DD1DEC"/>
    <w:rsid w:val="00DD29D1"/>
    <w:rsid w:val="00DD3E82"/>
    <w:rsid w:val="00DD3F78"/>
    <w:rsid w:val="00DD5593"/>
    <w:rsid w:val="00DD66AD"/>
    <w:rsid w:val="00DD6B07"/>
    <w:rsid w:val="00DE16D2"/>
    <w:rsid w:val="00DE1D67"/>
    <w:rsid w:val="00DE2F60"/>
    <w:rsid w:val="00DE454E"/>
    <w:rsid w:val="00DE67BC"/>
    <w:rsid w:val="00DF0E7D"/>
    <w:rsid w:val="00DF1AC4"/>
    <w:rsid w:val="00DF1F72"/>
    <w:rsid w:val="00DF57D4"/>
    <w:rsid w:val="00DF5AE0"/>
    <w:rsid w:val="00DF5B1F"/>
    <w:rsid w:val="00DF6533"/>
    <w:rsid w:val="00DF7206"/>
    <w:rsid w:val="00DF79EE"/>
    <w:rsid w:val="00DF7B3E"/>
    <w:rsid w:val="00E0138F"/>
    <w:rsid w:val="00E03284"/>
    <w:rsid w:val="00E04F59"/>
    <w:rsid w:val="00E07DB9"/>
    <w:rsid w:val="00E07F95"/>
    <w:rsid w:val="00E11B3F"/>
    <w:rsid w:val="00E14221"/>
    <w:rsid w:val="00E145FD"/>
    <w:rsid w:val="00E157AE"/>
    <w:rsid w:val="00E161BC"/>
    <w:rsid w:val="00E16F74"/>
    <w:rsid w:val="00E1722C"/>
    <w:rsid w:val="00E175A3"/>
    <w:rsid w:val="00E2296A"/>
    <w:rsid w:val="00E23439"/>
    <w:rsid w:val="00E2377F"/>
    <w:rsid w:val="00E246D2"/>
    <w:rsid w:val="00E259A4"/>
    <w:rsid w:val="00E26C0A"/>
    <w:rsid w:val="00E30B20"/>
    <w:rsid w:val="00E30EDC"/>
    <w:rsid w:val="00E31C9C"/>
    <w:rsid w:val="00E33234"/>
    <w:rsid w:val="00E33A3E"/>
    <w:rsid w:val="00E33DA8"/>
    <w:rsid w:val="00E344D5"/>
    <w:rsid w:val="00E34556"/>
    <w:rsid w:val="00E34BBE"/>
    <w:rsid w:val="00E34F0E"/>
    <w:rsid w:val="00E351B0"/>
    <w:rsid w:val="00E37C5E"/>
    <w:rsid w:val="00E4084A"/>
    <w:rsid w:val="00E409F3"/>
    <w:rsid w:val="00E40DAC"/>
    <w:rsid w:val="00E4171C"/>
    <w:rsid w:val="00E417E3"/>
    <w:rsid w:val="00E41C85"/>
    <w:rsid w:val="00E42444"/>
    <w:rsid w:val="00E42EA7"/>
    <w:rsid w:val="00E43BC1"/>
    <w:rsid w:val="00E44640"/>
    <w:rsid w:val="00E44981"/>
    <w:rsid w:val="00E4559C"/>
    <w:rsid w:val="00E45A10"/>
    <w:rsid w:val="00E46547"/>
    <w:rsid w:val="00E4688B"/>
    <w:rsid w:val="00E4789B"/>
    <w:rsid w:val="00E47982"/>
    <w:rsid w:val="00E5088A"/>
    <w:rsid w:val="00E51759"/>
    <w:rsid w:val="00E53406"/>
    <w:rsid w:val="00E540E2"/>
    <w:rsid w:val="00E54931"/>
    <w:rsid w:val="00E54EF8"/>
    <w:rsid w:val="00E55DFA"/>
    <w:rsid w:val="00E575B2"/>
    <w:rsid w:val="00E5798C"/>
    <w:rsid w:val="00E57D04"/>
    <w:rsid w:val="00E57EBC"/>
    <w:rsid w:val="00E605D0"/>
    <w:rsid w:val="00E607C2"/>
    <w:rsid w:val="00E6259E"/>
    <w:rsid w:val="00E62AA4"/>
    <w:rsid w:val="00E63A42"/>
    <w:rsid w:val="00E6444B"/>
    <w:rsid w:val="00E64E58"/>
    <w:rsid w:val="00E6546A"/>
    <w:rsid w:val="00E67092"/>
    <w:rsid w:val="00E67145"/>
    <w:rsid w:val="00E70C53"/>
    <w:rsid w:val="00E72F18"/>
    <w:rsid w:val="00E72FD5"/>
    <w:rsid w:val="00E73A2E"/>
    <w:rsid w:val="00E759BA"/>
    <w:rsid w:val="00E76573"/>
    <w:rsid w:val="00E76E29"/>
    <w:rsid w:val="00E80298"/>
    <w:rsid w:val="00E85A43"/>
    <w:rsid w:val="00E85D87"/>
    <w:rsid w:val="00E90E17"/>
    <w:rsid w:val="00E9214F"/>
    <w:rsid w:val="00E9216A"/>
    <w:rsid w:val="00E9301B"/>
    <w:rsid w:val="00E959E9"/>
    <w:rsid w:val="00E96F3D"/>
    <w:rsid w:val="00E971F4"/>
    <w:rsid w:val="00E971FF"/>
    <w:rsid w:val="00E97B5B"/>
    <w:rsid w:val="00EA097E"/>
    <w:rsid w:val="00EA20BA"/>
    <w:rsid w:val="00EA39B2"/>
    <w:rsid w:val="00EA4ABE"/>
    <w:rsid w:val="00EA4C90"/>
    <w:rsid w:val="00EA60D6"/>
    <w:rsid w:val="00EA75F0"/>
    <w:rsid w:val="00EA7EA4"/>
    <w:rsid w:val="00EB1470"/>
    <w:rsid w:val="00EB274B"/>
    <w:rsid w:val="00EB3195"/>
    <w:rsid w:val="00EB5636"/>
    <w:rsid w:val="00EB68BC"/>
    <w:rsid w:val="00EC1134"/>
    <w:rsid w:val="00EC198A"/>
    <w:rsid w:val="00EC3D10"/>
    <w:rsid w:val="00EC3D49"/>
    <w:rsid w:val="00EC52B2"/>
    <w:rsid w:val="00EC722C"/>
    <w:rsid w:val="00ED15F7"/>
    <w:rsid w:val="00ED16B2"/>
    <w:rsid w:val="00ED1727"/>
    <w:rsid w:val="00ED21FE"/>
    <w:rsid w:val="00ED2B2E"/>
    <w:rsid w:val="00ED3D0B"/>
    <w:rsid w:val="00ED575D"/>
    <w:rsid w:val="00ED77EA"/>
    <w:rsid w:val="00EE103B"/>
    <w:rsid w:val="00EE1AAF"/>
    <w:rsid w:val="00EE3D98"/>
    <w:rsid w:val="00EE6399"/>
    <w:rsid w:val="00EF0F2D"/>
    <w:rsid w:val="00EF188F"/>
    <w:rsid w:val="00EF3A68"/>
    <w:rsid w:val="00EF5735"/>
    <w:rsid w:val="00EF5BDB"/>
    <w:rsid w:val="00EF7228"/>
    <w:rsid w:val="00EF74CC"/>
    <w:rsid w:val="00EF75D7"/>
    <w:rsid w:val="00EF7F5C"/>
    <w:rsid w:val="00F0153C"/>
    <w:rsid w:val="00F01F29"/>
    <w:rsid w:val="00F04619"/>
    <w:rsid w:val="00F05B8E"/>
    <w:rsid w:val="00F0659C"/>
    <w:rsid w:val="00F072F0"/>
    <w:rsid w:val="00F10CA0"/>
    <w:rsid w:val="00F1264C"/>
    <w:rsid w:val="00F13D8F"/>
    <w:rsid w:val="00F1438F"/>
    <w:rsid w:val="00F1611F"/>
    <w:rsid w:val="00F16747"/>
    <w:rsid w:val="00F20757"/>
    <w:rsid w:val="00F232EF"/>
    <w:rsid w:val="00F24E7A"/>
    <w:rsid w:val="00F250E1"/>
    <w:rsid w:val="00F256C1"/>
    <w:rsid w:val="00F30B3E"/>
    <w:rsid w:val="00F30E3B"/>
    <w:rsid w:val="00F30E58"/>
    <w:rsid w:val="00F35437"/>
    <w:rsid w:val="00F36045"/>
    <w:rsid w:val="00F403CC"/>
    <w:rsid w:val="00F41529"/>
    <w:rsid w:val="00F41F00"/>
    <w:rsid w:val="00F42A57"/>
    <w:rsid w:val="00F42D44"/>
    <w:rsid w:val="00F4417B"/>
    <w:rsid w:val="00F44772"/>
    <w:rsid w:val="00F44EA1"/>
    <w:rsid w:val="00F45881"/>
    <w:rsid w:val="00F466B1"/>
    <w:rsid w:val="00F4698D"/>
    <w:rsid w:val="00F46A02"/>
    <w:rsid w:val="00F47623"/>
    <w:rsid w:val="00F4784D"/>
    <w:rsid w:val="00F4790A"/>
    <w:rsid w:val="00F47A28"/>
    <w:rsid w:val="00F50640"/>
    <w:rsid w:val="00F50E5B"/>
    <w:rsid w:val="00F51B3E"/>
    <w:rsid w:val="00F51FA7"/>
    <w:rsid w:val="00F53602"/>
    <w:rsid w:val="00F5457D"/>
    <w:rsid w:val="00F54DEB"/>
    <w:rsid w:val="00F5579F"/>
    <w:rsid w:val="00F5594A"/>
    <w:rsid w:val="00F55EA5"/>
    <w:rsid w:val="00F575A4"/>
    <w:rsid w:val="00F57911"/>
    <w:rsid w:val="00F626FA"/>
    <w:rsid w:val="00F64727"/>
    <w:rsid w:val="00F65818"/>
    <w:rsid w:val="00F6630C"/>
    <w:rsid w:val="00F66D09"/>
    <w:rsid w:val="00F67150"/>
    <w:rsid w:val="00F67D85"/>
    <w:rsid w:val="00F70887"/>
    <w:rsid w:val="00F70B63"/>
    <w:rsid w:val="00F715C2"/>
    <w:rsid w:val="00F72404"/>
    <w:rsid w:val="00F73385"/>
    <w:rsid w:val="00F74099"/>
    <w:rsid w:val="00F75C58"/>
    <w:rsid w:val="00F75FAE"/>
    <w:rsid w:val="00F76455"/>
    <w:rsid w:val="00F769E1"/>
    <w:rsid w:val="00F76EF0"/>
    <w:rsid w:val="00F82981"/>
    <w:rsid w:val="00F83724"/>
    <w:rsid w:val="00F83A30"/>
    <w:rsid w:val="00F844A0"/>
    <w:rsid w:val="00F849C2"/>
    <w:rsid w:val="00F8578A"/>
    <w:rsid w:val="00F857FE"/>
    <w:rsid w:val="00F866F3"/>
    <w:rsid w:val="00F87661"/>
    <w:rsid w:val="00F90959"/>
    <w:rsid w:val="00F92D45"/>
    <w:rsid w:val="00F930AA"/>
    <w:rsid w:val="00F9438F"/>
    <w:rsid w:val="00F94AB5"/>
    <w:rsid w:val="00F94B9C"/>
    <w:rsid w:val="00F958B2"/>
    <w:rsid w:val="00F96448"/>
    <w:rsid w:val="00F96875"/>
    <w:rsid w:val="00FA0765"/>
    <w:rsid w:val="00FA11E1"/>
    <w:rsid w:val="00FA231C"/>
    <w:rsid w:val="00FA244F"/>
    <w:rsid w:val="00FA2C72"/>
    <w:rsid w:val="00FA3DE4"/>
    <w:rsid w:val="00FA4C8C"/>
    <w:rsid w:val="00FA4F66"/>
    <w:rsid w:val="00FA53F8"/>
    <w:rsid w:val="00FA5D5A"/>
    <w:rsid w:val="00FA7310"/>
    <w:rsid w:val="00FB0D0C"/>
    <w:rsid w:val="00FB16F6"/>
    <w:rsid w:val="00FB2CD6"/>
    <w:rsid w:val="00FB49B7"/>
    <w:rsid w:val="00FB514A"/>
    <w:rsid w:val="00FB7C29"/>
    <w:rsid w:val="00FC0701"/>
    <w:rsid w:val="00FC3695"/>
    <w:rsid w:val="00FC3C50"/>
    <w:rsid w:val="00FC4F63"/>
    <w:rsid w:val="00FC577E"/>
    <w:rsid w:val="00FC6291"/>
    <w:rsid w:val="00FC655B"/>
    <w:rsid w:val="00FC6562"/>
    <w:rsid w:val="00FC7B19"/>
    <w:rsid w:val="00FC7D35"/>
    <w:rsid w:val="00FC7F9E"/>
    <w:rsid w:val="00FD0C0F"/>
    <w:rsid w:val="00FD34E4"/>
    <w:rsid w:val="00FD54EF"/>
    <w:rsid w:val="00FD5672"/>
    <w:rsid w:val="00FD5E4A"/>
    <w:rsid w:val="00FD6B1A"/>
    <w:rsid w:val="00FD79AA"/>
    <w:rsid w:val="00FD7FAE"/>
    <w:rsid w:val="00FE0C4B"/>
    <w:rsid w:val="00FE2402"/>
    <w:rsid w:val="00FE247C"/>
    <w:rsid w:val="00FE2CEE"/>
    <w:rsid w:val="00FE3A2B"/>
    <w:rsid w:val="00FE3B3F"/>
    <w:rsid w:val="00FE3E54"/>
    <w:rsid w:val="00FE419D"/>
    <w:rsid w:val="00FF1676"/>
    <w:rsid w:val="00FF2A3D"/>
    <w:rsid w:val="00FF3317"/>
    <w:rsid w:val="00FF3EAE"/>
    <w:rsid w:val="00FF3F93"/>
    <w:rsid w:val="00FF4171"/>
    <w:rsid w:val="00FF43BE"/>
    <w:rsid w:val="00FF479D"/>
    <w:rsid w:val="00FF5595"/>
    <w:rsid w:val="00FF68B9"/>
    <w:rsid w:val="00FF6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D3012D"/>
  <w15:docId w15:val="{1C69A3C7-F260-4C5D-8C3C-7E3DA4583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9E1"/>
    <w:pPr>
      <w:ind w:firstLine="360"/>
    </w:pPr>
    <w:rPr>
      <w:sz w:val="24"/>
      <w:szCs w:val="24"/>
    </w:rPr>
  </w:style>
  <w:style w:type="paragraph" w:styleId="Heading1">
    <w:name w:val="heading 1"/>
    <w:basedOn w:val="Normal"/>
    <w:next w:val="Normal"/>
    <w:link w:val="Heading1Char"/>
    <w:uiPriority w:val="9"/>
    <w:qFormat/>
    <w:rsid w:val="00624EFE"/>
    <w:pPr>
      <w:keepNext/>
      <w:keepLines/>
      <w:spacing w:before="240" w:after="0" w:line="480" w:lineRule="auto"/>
      <w:ind w:firstLine="0"/>
      <w:outlineLvl w:val="0"/>
    </w:pPr>
    <w:rPr>
      <w:rFonts w:ascii="Times New Roman" w:eastAsiaTheme="majorEastAsia" w:hAnsi="Times New Roman" w:cs="Times New Roman"/>
      <w:b/>
      <w:color w:val="000000" w:themeColor="text1"/>
      <w:sz w:val="26"/>
      <w:szCs w:val="26"/>
    </w:rPr>
  </w:style>
  <w:style w:type="paragraph" w:styleId="Heading2">
    <w:name w:val="heading 2"/>
    <w:basedOn w:val="Normal"/>
    <w:next w:val="Normal"/>
    <w:link w:val="Heading2Char"/>
    <w:uiPriority w:val="9"/>
    <w:unhideWhenUsed/>
    <w:qFormat/>
    <w:rsid w:val="00500450"/>
    <w:pPr>
      <w:keepNext/>
      <w:keepLines/>
      <w:spacing w:before="40" w:after="0" w:line="480" w:lineRule="auto"/>
      <w:ind w:firstLine="0"/>
      <w:outlineLvl w:val="1"/>
    </w:pPr>
    <w:rPr>
      <w:rFonts w:ascii="Times New Roman" w:eastAsiaTheme="majorEastAsia" w:hAnsi="Times New Roman" w:cs="Times New Roman"/>
      <w:b/>
    </w:rPr>
  </w:style>
  <w:style w:type="paragraph" w:styleId="Heading3">
    <w:name w:val="heading 3"/>
    <w:basedOn w:val="Normal"/>
    <w:next w:val="Normal"/>
    <w:link w:val="Heading3Char"/>
    <w:uiPriority w:val="9"/>
    <w:unhideWhenUsed/>
    <w:qFormat/>
    <w:rsid w:val="002767EC"/>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767EC"/>
    <w:pPr>
      <w:keepNext/>
      <w:keepLines/>
      <w:widowControl w:val="0"/>
      <w:spacing w:before="280" w:after="290" w:line="376" w:lineRule="auto"/>
      <w:ind w:left="720" w:hanging="720"/>
      <w:jc w:val="both"/>
      <w:outlineLvl w:val="3"/>
    </w:pPr>
    <w:rPr>
      <w:rFonts w:ascii="Times New Roman" w:eastAsiaTheme="majorEastAsia" w:hAnsi="Times New Roman" w:cs="Times New Roman"/>
      <w:b/>
      <w:bCs/>
      <w:i/>
    </w:rPr>
  </w:style>
  <w:style w:type="paragraph" w:styleId="Heading5">
    <w:name w:val="heading 5"/>
    <w:basedOn w:val="Normal"/>
    <w:next w:val="Normal"/>
    <w:link w:val="Heading5Char"/>
    <w:uiPriority w:val="9"/>
    <w:unhideWhenUsed/>
    <w:qFormat/>
    <w:rsid w:val="002767EC"/>
    <w:pPr>
      <w:keepNext/>
      <w:keepLines/>
      <w:widowControl w:val="0"/>
      <w:spacing w:before="280" w:after="290" w:line="376" w:lineRule="auto"/>
      <w:ind w:firstLine="432"/>
      <w:jc w:val="both"/>
      <w:outlineLvl w:val="4"/>
    </w:pPr>
    <w:rPr>
      <w:rFonts w:ascii="Times New Roman" w:hAnsi="Times New Roman" w:cs="Times New Roman"/>
      <w:b/>
      <w:bCs/>
      <w:sz w:val="28"/>
      <w:szCs w:val="28"/>
    </w:rPr>
  </w:style>
  <w:style w:type="paragraph" w:styleId="Heading6">
    <w:name w:val="heading 6"/>
    <w:basedOn w:val="Normal"/>
    <w:next w:val="Normal"/>
    <w:link w:val="Heading6Char"/>
    <w:uiPriority w:val="9"/>
    <w:unhideWhenUsed/>
    <w:qFormat/>
    <w:rsid w:val="002767EC"/>
    <w:pPr>
      <w:keepNext/>
      <w:keepLines/>
      <w:widowControl w:val="0"/>
      <w:spacing w:before="240" w:after="64" w:line="320" w:lineRule="auto"/>
      <w:ind w:firstLine="432"/>
      <w:jc w:val="both"/>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unhideWhenUsed/>
    <w:qFormat/>
    <w:rsid w:val="002767EC"/>
    <w:pPr>
      <w:keepNext/>
      <w:keepLines/>
      <w:widowControl w:val="0"/>
      <w:spacing w:before="240" w:after="64" w:line="320" w:lineRule="auto"/>
      <w:ind w:firstLine="432"/>
      <w:jc w:val="both"/>
      <w:outlineLvl w:val="6"/>
    </w:pPr>
    <w:rPr>
      <w:rFonts w:ascii="Times New Roman" w:hAnsi="Times New Roman" w:cs="Times New Roman"/>
      <w:b/>
      <w:bCs/>
    </w:rPr>
  </w:style>
  <w:style w:type="paragraph" w:styleId="Heading8">
    <w:name w:val="heading 8"/>
    <w:basedOn w:val="Normal"/>
    <w:next w:val="Normal"/>
    <w:link w:val="Heading8Char"/>
    <w:uiPriority w:val="9"/>
    <w:unhideWhenUsed/>
    <w:qFormat/>
    <w:rsid w:val="002767EC"/>
    <w:pPr>
      <w:keepNext/>
      <w:keepLines/>
      <w:widowControl w:val="0"/>
      <w:spacing w:before="240" w:after="64" w:line="320" w:lineRule="auto"/>
      <w:ind w:firstLine="432"/>
      <w:jc w:val="both"/>
      <w:outlineLvl w:val="7"/>
    </w:pPr>
    <w:rPr>
      <w:rFonts w:asciiTheme="majorHAnsi" w:eastAsiaTheme="majorEastAsia" w:hAnsiTheme="majorHAnsi" w:cstheme="majorBidi"/>
    </w:rPr>
  </w:style>
  <w:style w:type="paragraph" w:styleId="Heading9">
    <w:name w:val="heading 9"/>
    <w:basedOn w:val="Normal"/>
    <w:next w:val="Normal"/>
    <w:link w:val="Heading9Char"/>
    <w:uiPriority w:val="9"/>
    <w:unhideWhenUsed/>
    <w:qFormat/>
    <w:rsid w:val="002767EC"/>
    <w:pPr>
      <w:keepNext/>
      <w:keepLines/>
      <w:widowControl w:val="0"/>
      <w:spacing w:before="240" w:after="64" w:line="320" w:lineRule="auto"/>
      <w:ind w:firstLine="432"/>
      <w:jc w:val="both"/>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D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D7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24EFE"/>
    <w:rPr>
      <w:rFonts w:ascii="Times New Roman" w:eastAsiaTheme="majorEastAsia" w:hAnsi="Times New Roman" w:cs="Times New Roman"/>
      <w:b/>
      <w:color w:val="000000" w:themeColor="text1"/>
      <w:sz w:val="26"/>
      <w:szCs w:val="26"/>
    </w:rPr>
  </w:style>
  <w:style w:type="paragraph" w:styleId="ListParagraph">
    <w:name w:val="List Paragraph"/>
    <w:basedOn w:val="Normal"/>
    <w:uiPriority w:val="34"/>
    <w:qFormat/>
    <w:rsid w:val="002B4973"/>
    <w:pPr>
      <w:ind w:left="720"/>
      <w:contextualSpacing/>
    </w:pPr>
  </w:style>
  <w:style w:type="character" w:styleId="PlaceholderText">
    <w:name w:val="Placeholder Text"/>
    <w:basedOn w:val="DefaultParagraphFont"/>
    <w:uiPriority w:val="99"/>
    <w:semiHidden/>
    <w:rsid w:val="00E80298"/>
    <w:rPr>
      <w:color w:val="808080"/>
    </w:rPr>
  </w:style>
  <w:style w:type="paragraph" w:styleId="NormalWeb">
    <w:name w:val="Normal (Web)"/>
    <w:basedOn w:val="Normal"/>
    <w:uiPriority w:val="99"/>
    <w:unhideWhenUsed/>
    <w:rsid w:val="0075193D"/>
    <w:pPr>
      <w:spacing w:before="100" w:beforeAutospacing="1" w:after="100" w:afterAutospacing="1" w:line="240" w:lineRule="auto"/>
    </w:pPr>
    <w:rPr>
      <w:rFonts w:ascii="Times New Roman" w:eastAsia="Times New Roman" w:hAnsi="Times New Roman" w:cs="Times New Roman"/>
    </w:rPr>
  </w:style>
  <w:style w:type="table" w:styleId="TableGrid">
    <w:name w:val="Table Grid"/>
    <w:basedOn w:val="TableNormal"/>
    <w:uiPriority w:val="39"/>
    <w:rsid w:val="003B2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26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6743"/>
    <w:rPr>
      <w:rFonts w:ascii="Courier New" w:eastAsia="Times New Roman" w:hAnsi="Courier New" w:cs="Courier New"/>
      <w:sz w:val="20"/>
      <w:szCs w:val="20"/>
    </w:rPr>
  </w:style>
  <w:style w:type="paragraph" w:customStyle="1" w:styleId="EndNoteBibliographyTitle">
    <w:name w:val="EndNote Bibliography Title"/>
    <w:basedOn w:val="Normal"/>
    <w:link w:val="EndNoteBibliographyTitleChar"/>
    <w:rsid w:val="00AF64E5"/>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AF64E5"/>
    <w:rPr>
      <w:rFonts w:ascii="Calibri" w:hAnsi="Calibri" w:cs="Calibri"/>
      <w:noProof/>
      <w:szCs w:val="24"/>
    </w:rPr>
  </w:style>
  <w:style w:type="paragraph" w:customStyle="1" w:styleId="EndNoteBibliography">
    <w:name w:val="EndNote Bibliography"/>
    <w:basedOn w:val="Normal"/>
    <w:link w:val="EndNoteBibliographyChar"/>
    <w:rsid w:val="00AF64E5"/>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AF64E5"/>
    <w:rPr>
      <w:rFonts w:ascii="Calibri" w:hAnsi="Calibri" w:cs="Calibri"/>
      <w:noProof/>
      <w:szCs w:val="24"/>
    </w:rPr>
  </w:style>
  <w:style w:type="paragraph" w:styleId="NoSpacing">
    <w:name w:val="No Spacing"/>
    <w:uiPriority w:val="1"/>
    <w:qFormat/>
    <w:rsid w:val="00773AA7"/>
    <w:pPr>
      <w:spacing w:after="0" w:line="240" w:lineRule="auto"/>
      <w:ind w:firstLine="360"/>
    </w:pPr>
    <w:rPr>
      <w:sz w:val="24"/>
      <w:szCs w:val="24"/>
    </w:rPr>
  </w:style>
  <w:style w:type="character" w:styleId="Hyperlink">
    <w:name w:val="Hyperlink"/>
    <w:basedOn w:val="DefaultParagraphFont"/>
    <w:uiPriority w:val="99"/>
    <w:unhideWhenUsed/>
    <w:rsid w:val="005D06E4"/>
    <w:rPr>
      <w:color w:val="0000FF"/>
      <w:u w:val="single"/>
    </w:rPr>
  </w:style>
  <w:style w:type="character" w:customStyle="1" w:styleId="Heading2Char">
    <w:name w:val="Heading 2 Char"/>
    <w:basedOn w:val="DefaultParagraphFont"/>
    <w:link w:val="Heading2"/>
    <w:uiPriority w:val="9"/>
    <w:rsid w:val="00500450"/>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2767E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767EC"/>
    <w:rPr>
      <w:rFonts w:ascii="Times New Roman" w:eastAsiaTheme="majorEastAsia" w:hAnsi="Times New Roman" w:cs="Times New Roman"/>
      <w:b/>
      <w:bCs/>
      <w:i/>
      <w:sz w:val="24"/>
      <w:szCs w:val="24"/>
    </w:rPr>
  </w:style>
  <w:style w:type="character" w:customStyle="1" w:styleId="Heading5Char">
    <w:name w:val="Heading 5 Char"/>
    <w:basedOn w:val="DefaultParagraphFont"/>
    <w:link w:val="Heading5"/>
    <w:uiPriority w:val="9"/>
    <w:rsid w:val="002767EC"/>
    <w:rPr>
      <w:rFonts w:ascii="Times New Roman" w:hAnsi="Times New Roman" w:cs="Times New Roman"/>
      <w:b/>
      <w:bCs/>
      <w:sz w:val="28"/>
      <w:szCs w:val="28"/>
    </w:rPr>
  </w:style>
  <w:style w:type="character" w:customStyle="1" w:styleId="Heading6Char">
    <w:name w:val="Heading 6 Char"/>
    <w:basedOn w:val="DefaultParagraphFont"/>
    <w:link w:val="Heading6"/>
    <w:uiPriority w:val="9"/>
    <w:rsid w:val="002767EC"/>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2767EC"/>
    <w:rPr>
      <w:rFonts w:ascii="Times New Roman" w:hAnsi="Times New Roman" w:cs="Times New Roman"/>
      <w:b/>
      <w:bCs/>
      <w:sz w:val="24"/>
      <w:szCs w:val="24"/>
    </w:rPr>
  </w:style>
  <w:style w:type="character" w:customStyle="1" w:styleId="Heading8Char">
    <w:name w:val="Heading 8 Char"/>
    <w:basedOn w:val="DefaultParagraphFont"/>
    <w:link w:val="Heading8"/>
    <w:uiPriority w:val="9"/>
    <w:rsid w:val="002767EC"/>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2767EC"/>
    <w:rPr>
      <w:rFonts w:asciiTheme="majorHAnsi" w:eastAsiaTheme="majorEastAsia" w:hAnsiTheme="majorHAnsi" w:cstheme="majorBidi"/>
      <w:sz w:val="24"/>
      <w:szCs w:val="21"/>
    </w:rPr>
  </w:style>
  <w:style w:type="paragraph" w:customStyle="1" w:styleId="ChapterStyleforTOC">
    <w:name w:val="Chapter Style for TOC"/>
    <w:basedOn w:val="Normal"/>
    <w:link w:val="ChapterStyleforTOCChar"/>
    <w:rsid w:val="002767EC"/>
    <w:pPr>
      <w:spacing w:after="200" w:line="480" w:lineRule="auto"/>
      <w:ind w:firstLine="0"/>
    </w:pPr>
    <w:rPr>
      <w:rFonts w:ascii="Times New Roman" w:eastAsia="SimSun" w:hAnsi="Times New Roman" w:cs="Times New Roman"/>
      <w:lang w:eastAsia="en-US"/>
    </w:rPr>
  </w:style>
  <w:style w:type="paragraph" w:customStyle="1" w:styleId="ChapterHeading">
    <w:name w:val="Chapter Heading"/>
    <w:basedOn w:val="ChapterStyleforTOC"/>
    <w:link w:val="ChapterHeadingChar"/>
    <w:rsid w:val="002767EC"/>
    <w:rPr>
      <w:b/>
    </w:rPr>
  </w:style>
  <w:style w:type="character" w:customStyle="1" w:styleId="ChapterStyleforTOCChar">
    <w:name w:val="Chapter Style for TOC Char"/>
    <w:link w:val="ChapterStyleforTOC"/>
    <w:rsid w:val="002767EC"/>
    <w:rPr>
      <w:rFonts w:ascii="Times New Roman" w:eastAsia="SimSun" w:hAnsi="Times New Roman" w:cs="Times New Roman"/>
      <w:sz w:val="24"/>
      <w:szCs w:val="24"/>
      <w:lang w:eastAsia="en-US"/>
    </w:rPr>
  </w:style>
  <w:style w:type="paragraph" w:customStyle="1" w:styleId="Default">
    <w:name w:val="Default"/>
    <w:rsid w:val="002767EC"/>
    <w:pPr>
      <w:autoSpaceDE w:val="0"/>
      <w:autoSpaceDN w:val="0"/>
      <w:adjustRightInd w:val="0"/>
      <w:spacing w:after="0" w:line="240" w:lineRule="auto"/>
    </w:pPr>
    <w:rPr>
      <w:rFonts w:ascii="Arial" w:eastAsia="SimSun" w:hAnsi="Arial" w:cs="Arial"/>
      <w:color w:val="000000"/>
      <w:sz w:val="24"/>
      <w:szCs w:val="24"/>
      <w:lang w:eastAsia="en-US"/>
    </w:rPr>
  </w:style>
  <w:style w:type="character" w:customStyle="1" w:styleId="ChapterHeadingChar">
    <w:name w:val="Chapter Heading Char"/>
    <w:link w:val="ChapterHeading"/>
    <w:rsid w:val="002767EC"/>
    <w:rPr>
      <w:rFonts w:ascii="Times New Roman" w:eastAsia="SimSun" w:hAnsi="Times New Roman" w:cs="Times New Roman"/>
      <w:b/>
      <w:sz w:val="24"/>
      <w:szCs w:val="24"/>
      <w:lang w:eastAsia="en-US"/>
    </w:rPr>
  </w:style>
  <w:style w:type="paragraph" w:customStyle="1" w:styleId="Chapterheading0">
    <w:name w:val="Chapter heading"/>
    <w:basedOn w:val="ChapterHeading"/>
    <w:link w:val="ChapterheadingChar0"/>
    <w:qFormat/>
    <w:rsid w:val="002767EC"/>
    <w:pPr>
      <w:jc w:val="both"/>
    </w:pPr>
    <w:rPr>
      <w:b w:val="0"/>
    </w:rPr>
  </w:style>
  <w:style w:type="paragraph" w:styleId="Header">
    <w:name w:val="header"/>
    <w:basedOn w:val="Normal"/>
    <w:link w:val="Head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HeaderChar">
    <w:name w:val="Header Char"/>
    <w:basedOn w:val="DefaultParagraphFont"/>
    <w:link w:val="Header"/>
    <w:uiPriority w:val="99"/>
    <w:rsid w:val="002767EC"/>
    <w:rPr>
      <w:rFonts w:ascii="Times New Roman" w:eastAsia="SimSun" w:hAnsi="Times New Roman" w:cs="Times New Roman"/>
      <w:lang w:eastAsia="en-US"/>
    </w:rPr>
  </w:style>
  <w:style w:type="character" w:customStyle="1" w:styleId="ChapterheadingChar0">
    <w:name w:val="Chapter heading Char"/>
    <w:link w:val="Chapterheading0"/>
    <w:rsid w:val="002767EC"/>
    <w:rPr>
      <w:rFonts w:ascii="Times New Roman" w:eastAsia="SimSun" w:hAnsi="Times New Roman" w:cs="Times New Roman"/>
      <w:sz w:val="24"/>
      <w:szCs w:val="24"/>
      <w:lang w:eastAsia="en-US"/>
    </w:rPr>
  </w:style>
  <w:style w:type="paragraph" w:styleId="Footer">
    <w:name w:val="footer"/>
    <w:basedOn w:val="Normal"/>
    <w:link w:val="Foot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FooterChar">
    <w:name w:val="Footer Char"/>
    <w:basedOn w:val="DefaultParagraphFont"/>
    <w:link w:val="Footer"/>
    <w:uiPriority w:val="99"/>
    <w:rsid w:val="002767EC"/>
    <w:rPr>
      <w:rFonts w:ascii="Times New Roman" w:eastAsia="SimSun" w:hAnsi="Times New Roman" w:cs="Times New Roman"/>
      <w:lang w:eastAsia="en-US"/>
    </w:rPr>
  </w:style>
  <w:style w:type="paragraph" w:styleId="TOCHeading">
    <w:name w:val="TOC Heading"/>
    <w:basedOn w:val="Heading1"/>
    <w:next w:val="Normal"/>
    <w:uiPriority w:val="39"/>
    <w:unhideWhenUsed/>
    <w:qFormat/>
    <w:rsid w:val="002767EC"/>
    <w:pPr>
      <w:jc w:val="center"/>
      <w:outlineLvl w:val="9"/>
    </w:pPr>
    <w:rPr>
      <w:sz w:val="24"/>
      <w:szCs w:val="24"/>
    </w:rPr>
  </w:style>
  <w:style w:type="paragraph" w:styleId="TOC3">
    <w:name w:val="toc 3"/>
    <w:basedOn w:val="Normal"/>
    <w:next w:val="Normal"/>
    <w:autoRedefine/>
    <w:uiPriority w:val="39"/>
    <w:unhideWhenUsed/>
    <w:rsid w:val="002767EC"/>
    <w:pPr>
      <w:spacing w:after="100" w:line="276" w:lineRule="auto"/>
      <w:ind w:left="440" w:firstLine="0"/>
    </w:pPr>
    <w:rPr>
      <w:rFonts w:ascii="Times New Roman" w:eastAsia="SimSun" w:hAnsi="Times New Roman" w:cs="Times New Roman"/>
      <w:sz w:val="22"/>
      <w:szCs w:val="22"/>
      <w:lang w:eastAsia="en-US"/>
    </w:rPr>
  </w:style>
  <w:style w:type="paragraph" w:styleId="TOC2">
    <w:name w:val="toc 2"/>
    <w:basedOn w:val="Normal"/>
    <w:next w:val="Normal"/>
    <w:autoRedefine/>
    <w:uiPriority w:val="39"/>
    <w:unhideWhenUsed/>
    <w:rsid w:val="002767EC"/>
    <w:pPr>
      <w:spacing w:after="100" w:line="276" w:lineRule="auto"/>
      <w:ind w:left="220" w:firstLine="0"/>
    </w:pPr>
    <w:rPr>
      <w:rFonts w:ascii="Times New Roman" w:eastAsia="SimSun" w:hAnsi="Times New Roman" w:cs="Times New Roman"/>
      <w:sz w:val="22"/>
      <w:szCs w:val="22"/>
      <w:lang w:eastAsia="en-US"/>
    </w:rPr>
  </w:style>
  <w:style w:type="paragraph" w:styleId="Subtitle">
    <w:name w:val="Subtitle"/>
    <w:basedOn w:val="Normal"/>
    <w:next w:val="Normal"/>
    <w:link w:val="SubtitleChar"/>
    <w:uiPriority w:val="11"/>
    <w:qFormat/>
    <w:rsid w:val="002767EC"/>
    <w:pPr>
      <w:widowControl w:val="0"/>
      <w:spacing w:before="240" w:after="60" w:line="312" w:lineRule="auto"/>
      <w:ind w:firstLine="432"/>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2767EC"/>
    <w:rPr>
      <w:rFonts w:asciiTheme="majorHAnsi" w:eastAsia="SimSun" w:hAnsiTheme="majorHAnsi" w:cstheme="majorBidi"/>
      <w:b/>
      <w:bCs/>
      <w:kern w:val="28"/>
      <w:sz w:val="32"/>
      <w:szCs w:val="32"/>
    </w:rPr>
  </w:style>
  <w:style w:type="paragraph" w:styleId="TOC1">
    <w:name w:val="toc 1"/>
    <w:basedOn w:val="Normal"/>
    <w:next w:val="Normal"/>
    <w:autoRedefine/>
    <w:uiPriority w:val="39"/>
    <w:unhideWhenUsed/>
    <w:rsid w:val="002767EC"/>
    <w:pPr>
      <w:spacing w:after="100"/>
      <w:ind w:firstLine="432"/>
    </w:pPr>
    <w:rPr>
      <w:rFonts w:ascii="Times New Roman" w:hAnsi="Times New Roman" w:cs="Times New Roman"/>
      <w:sz w:val="22"/>
      <w:lang w:eastAsia="en-US"/>
    </w:rPr>
  </w:style>
  <w:style w:type="character" w:customStyle="1" w:styleId="apple-converted-space">
    <w:name w:val="apple-converted-space"/>
    <w:basedOn w:val="DefaultParagraphFont"/>
    <w:rsid w:val="002767EC"/>
  </w:style>
  <w:style w:type="paragraph" w:styleId="BalloonText">
    <w:name w:val="Balloon Text"/>
    <w:basedOn w:val="Normal"/>
    <w:link w:val="BalloonTextChar"/>
    <w:uiPriority w:val="99"/>
    <w:semiHidden/>
    <w:unhideWhenUsed/>
    <w:rsid w:val="002767EC"/>
    <w:pPr>
      <w:widowControl w:val="0"/>
      <w:spacing w:after="120" w:line="480" w:lineRule="auto"/>
      <w:ind w:firstLine="432"/>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7EC"/>
    <w:rPr>
      <w:rFonts w:ascii="Tahoma" w:hAnsi="Tahoma" w:cs="Tahoma"/>
      <w:sz w:val="16"/>
      <w:szCs w:val="16"/>
    </w:rPr>
  </w:style>
  <w:style w:type="character" w:styleId="CommentReference">
    <w:name w:val="annotation reference"/>
    <w:basedOn w:val="DefaultParagraphFont"/>
    <w:uiPriority w:val="99"/>
    <w:semiHidden/>
    <w:unhideWhenUsed/>
    <w:rsid w:val="002767EC"/>
    <w:rPr>
      <w:sz w:val="16"/>
      <w:szCs w:val="16"/>
    </w:rPr>
  </w:style>
  <w:style w:type="paragraph" w:styleId="CommentText">
    <w:name w:val="annotation text"/>
    <w:basedOn w:val="Normal"/>
    <w:link w:val="CommentTextChar"/>
    <w:uiPriority w:val="99"/>
    <w:semiHidden/>
    <w:unhideWhenUsed/>
    <w:rsid w:val="002767EC"/>
    <w:pPr>
      <w:widowControl w:val="0"/>
      <w:spacing w:after="120" w:line="480" w:lineRule="auto"/>
      <w:ind w:firstLine="432"/>
      <w:jc w:val="both"/>
    </w:pPr>
    <w:rPr>
      <w:rFonts w:ascii="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2767E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767EC"/>
    <w:rPr>
      <w:b/>
      <w:bCs/>
    </w:rPr>
  </w:style>
  <w:style w:type="character" w:customStyle="1" w:styleId="CommentSubjectChar">
    <w:name w:val="Comment Subject Char"/>
    <w:basedOn w:val="CommentTextChar"/>
    <w:link w:val="CommentSubject"/>
    <w:uiPriority w:val="99"/>
    <w:semiHidden/>
    <w:rsid w:val="002767EC"/>
    <w:rPr>
      <w:rFonts w:ascii="Times New Roman" w:hAnsi="Times New Roman" w:cs="Times New Roman"/>
      <w:b/>
      <w:bCs/>
      <w:sz w:val="20"/>
      <w:szCs w:val="20"/>
    </w:rPr>
  </w:style>
  <w:style w:type="character" w:styleId="Emphasis">
    <w:name w:val="Emphasis"/>
    <w:basedOn w:val="DefaultParagraphFont"/>
    <w:uiPriority w:val="20"/>
    <w:qFormat/>
    <w:rsid w:val="002767EC"/>
    <w:rPr>
      <w:i/>
      <w:iCs/>
    </w:rPr>
  </w:style>
  <w:style w:type="paragraph" w:styleId="TOC4">
    <w:name w:val="toc 4"/>
    <w:basedOn w:val="Normal"/>
    <w:next w:val="Normal"/>
    <w:autoRedefine/>
    <w:uiPriority w:val="39"/>
    <w:unhideWhenUsed/>
    <w:rsid w:val="002767EC"/>
    <w:pPr>
      <w:spacing w:after="100" w:line="276" w:lineRule="auto"/>
      <w:ind w:left="660" w:firstLine="0"/>
    </w:pPr>
    <w:rPr>
      <w:rFonts w:ascii="Times New Roman" w:eastAsia="SimSun" w:hAnsi="Times New Roman" w:cs="Times New Roman"/>
      <w:sz w:val="22"/>
      <w:szCs w:val="22"/>
      <w:lang w:eastAsia="en-US"/>
    </w:rPr>
  </w:style>
  <w:style w:type="paragraph" w:styleId="Caption">
    <w:name w:val="caption"/>
    <w:basedOn w:val="Normal"/>
    <w:next w:val="Normal"/>
    <w:uiPriority w:val="35"/>
    <w:unhideWhenUsed/>
    <w:qFormat/>
    <w:rsid w:val="002767EC"/>
    <w:pPr>
      <w:spacing w:after="200" w:line="240" w:lineRule="auto"/>
      <w:ind w:firstLine="0"/>
    </w:pPr>
    <w:rPr>
      <w:rFonts w:ascii="Times New Roman" w:eastAsia="SimSun" w:hAnsi="Times New Roman" w:cs="Times New Roman"/>
      <w:i/>
      <w:iCs/>
      <w:color w:val="44546A" w:themeColor="text2"/>
      <w:sz w:val="18"/>
      <w:szCs w:val="18"/>
      <w:lang w:eastAsia="en-US"/>
    </w:rPr>
  </w:style>
  <w:style w:type="paragraph" w:styleId="TableofFigures">
    <w:name w:val="table of figures"/>
    <w:basedOn w:val="Normal"/>
    <w:next w:val="Normal"/>
    <w:uiPriority w:val="99"/>
    <w:unhideWhenUsed/>
    <w:rsid w:val="002767EC"/>
    <w:pPr>
      <w:spacing w:after="0" w:line="276" w:lineRule="auto"/>
      <w:ind w:firstLine="0"/>
    </w:pPr>
    <w:rPr>
      <w:rFonts w:ascii="Times New Roman" w:eastAsia="SimSun" w:hAnsi="Times New Roman" w:cs="Times New Roman"/>
      <w:sz w:val="22"/>
      <w:szCs w:val="22"/>
      <w:lang w:eastAsia="en-US"/>
    </w:rPr>
  </w:style>
  <w:style w:type="character" w:styleId="LineNumber">
    <w:name w:val="line number"/>
    <w:basedOn w:val="DefaultParagraphFont"/>
    <w:uiPriority w:val="99"/>
    <w:semiHidden/>
    <w:unhideWhenUsed/>
    <w:rsid w:val="00C75086"/>
  </w:style>
  <w:style w:type="character" w:customStyle="1" w:styleId="InternetLink">
    <w:name w:val="Internet Link"/>
    <w:basedOn w:val="DefaultParagraphFont"/>
    <w:uiPriority w:val="99"/>
    <w:semiHidden/>
    <w:unhideWhenUsed/>
    <w:rsid w:val="00D5282F"/>
    <w:rPr>
      <w:color w:val="0000FF"/>
      <w:u w:val="single"/>
    </w:rPr>
  </w:style>
  <w:style w:type="paragraph" w:styleId="Bibliography">
    <w:name w:val="Bibliography"/>
    <w:basedOn w:val="Normal"/>
    <w:next w:val="Normal"/>
    <w:uiPriority w:val="37"/>
    <w:semiHidden/>
    <w:unhideWhenUsed/>
    <w:rsid w:val="008F0EEC"/>
  </w:style>
  <w:style w:type="paragraph" w:customStyle="1" w:styleId="FirstParagraph">
    <w:name w:val="First Paragraph"/>
    <w:basedOn w:val="BodyText"/>
    <w:next w:val="BodyText"/>
    <w:qFormat/>
    <w:rsid w:val="00A53D54"/>
    <w:pPr>
      <w:spacing w:before="180" w:after="180" w:line="240" w:lineRule="auto"/>
      <w:ind w:firstLine="0"/>
    </w:pPr>
    <w:rPr>
      <w:rFonts w:eastAsiaTheme="minorHAnsi"/>
      <w:lang w:eastAsia="en-US"/>
    </w:rPr>
  </w:style>
  <w:style w:type="paragraph" w:customStyle="1" w:styleId="Compact">
    <w:name w:val="Compact"/>
    <w:basedOn w:val="BodyText"/>
    <w:qFormat/>
    <w:rsid w:val="00A53D54"/>
    <w:pPr>
      <w:spacing w:before="36" w:after="36" w:line="240" w:lineRule="auto"/>
      <w:ind w:firstLine="0"/>
    </w:pPr>
    <w:rPr>
      <w:rFonts w:eastAsiaTheme="minorHAnsi"/>
      <w:lang w:eastAsia="en-US"/>
    </w:rPr>
  </w:style>
  <w:style w:type="table" w:customStyle="1" w:styleId="Table">
    <w:name w:val="Table"/>
    <w:semiHidden/>
    <w:unhideWhenUsed/>
    <w:qFormat/>
    <w:rsid w:val="00A53D54"/>
    <w:pPr>
      <w:spacing w:after="200" w:line="240" w:lineRule="auto"/>
    </w:pPr>
    <w:rPr>
      <w:rFonts w:eastAsiaTheme="minorHAnsi"/>
      <w:sz w:val="24"/>
      <w:szCs w:val="24"/>
      <w:lang w:eastAsia="en-US"/>
    </w:rPr>
    <w:tblPr>
      <w:tblInd w:w="0" w:type="dxa"/>
      <w:tblCellMar>
        <w:top w:w="0" w:type="dxa"/>
        <w:left w:w="108" w:type="dxa"/>
        <w:bottom w:w="0" w:type="dxa"/>
        <w:right w:w="108" w:type="dxa"/>
      </w:tblCellMar>
    </w:tblPr>
  </w:style>
  <w:style w:type="character" w:customStyle="1" w:styleId="VerbatimChar">
    <w:name w:val="Verbatim Char"/>
    <w:basedOn w:val="DefaultParagraphFont"/>
    <w:link w:val="SourceCode"/>
    <w:rsid w:val="00A53D54"/>
    <w:rPr>
      <w:rFonts w:ascii="Consolas" w:hAnsi="Consolas"/>
      <w:shd w:val="clear" w:color="auto" w:fill="F8F8F8"/>
    </w:rPr>
  </w:style>
  <w:style w:type="paragraph" w:customStyle="1" w:styleId="SourceCode">
    <w:name w:val="Source Code"/>
    <w:basedOn w:val="Normal"/>
    <w:link w:val="VerbatimChar"/>
    <w:rsid w:val="00A53D54"/>
    <w:pPr>
      <w:shd w:val="clear" w:color="auto" w:fill="F8F8F8"/>
      <w:wordWrap w:val="0"/>
      <w:spacing w:after="200" w:line="240" w:lineRule="auto"/>
      <w:ind w:firstLine="0"/>
    </w:pPr>
    <w:rPr>
      <w:rFonts w:ascii="Consolas" w:hAnsi="Consolas"/>
      <w:sz w:val="22"/>
      <w:szCs w:val="22"/>
    </w:rPr>
  </w:style>
  <w:style w:type="paragraph" w:styleId="BodyText">
    <w:name w:val="Body Text"/>
    <w:basedOn w:val="Normal"/>
    <w:link w:val="BodyTextChar"/>
    <w:uiPriority w:val="99"/>
    <w:semiHidden/>
    <w:unhideWhenUsed/>
    <w:rsid w:val="00A53D54"/>
    <w:pPr>
      <w:spacing w:after="120"/>
    </w:pPr>
  </w:style>
  <w:style w:type="character" w:customStyle="1" w:styleId="BodyTextChar">
    <w:name w:val="Body Text Char"/>
    <w:basedOn w:val="DefaultParagraphFont"/>
    <w:link w:val="BodyText"/>
    <w:uiPriority w:val="99"/>
    <w:semiHidden/>
    <w:rsid w:val="00A53D5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00050">
      <w:bodyDiv w:val="1"/>
      <w:marLeft w:val="0"/>
      <w:marRight w:val="0"/>
      <w:marTop w:val="0"/>
      <w:marBottom w:val="0"/>
      <w:divBdr>
        <w:top w:val="none" w:sz="0" w:space="0" w:color="auto"/>
        <w:left w:val="none" w:sz="0" w:space="0" w:color="auto"/>
        <w:bottom w:val="none" w:sz="0" w:space="0" w:color="auto"/>
        <w:right w:val="none" w:sz="0" w:space="0" w:color="auto"/>
      </w:divBdr>
    </w:div>
    <w:div w:id="111099765">
      <w:bodyDiv w:val="1"/>
      <w:marLeft w:val="0"/>
      <w:marRight w:val="0"/>
      <w:marTop w:val="0"/>
      <w:marBottom w:val="0"/>
      <w:divBdr>
        <w:top w:val="none" w:sz="0" w:space="0" w:color="auto"/>
        <w:left w:val="none" w:sz="0" w:space="0" w:color="auto"/>
        <w:bottom w:val="none" w:sz="0" w:space="0" w:color="auto"/>
        <w:right w:val="none" w:sz="0" w:space="0" w:color="auto"/>
      </w:divBdr>
    </w:div>
    <w:div w:id="277567331">
      <w:bodyDiv w:val="1"/>
      <w:marLeft w:val="0"/>
      <w:marRight w:val="0"/>
      <w:marTop w:val="0"/>
      <w:marBottom w:val="0"/>
      <w:divBdr>
        <w:top w:val="none" w:sz="0" w:space="0" w:color="auto"/>
        <w:left w:val="none" w:sz="0" w:space="0" w:color="auto"/>
        <w:bottom w:val="none" w:sz="0" w:space="0" w:color="auto"/>
        <w:right w:val="none" w:sz="0" w:space="0" w:color="auto"/>
      </w:divBdr>
    </w:div>
    <w:div w:id="408163052">
      <w:bodyDiv w:val="1"/>
      <w:marLeft w:val="0"/>
      <w:marRight w:val="0"/>
      <w:marTop w:val="0"/>
      <w:marBottom w:val="0"/>
      <w:divBdr>
        <w:top w:val="none" w:sz="0" w:space="0" w:color="auto"/>
        <w:left w:val="none" w:sz="0" w:space="0" w:color="auto"/>
        <w:bottom w:val="none" w:sz="0" w:space="0" w:color="auto"/>
        <w:right w:val="none" w:sz="0" w:space="0" w:color="auto"/>
      </w:divBdr>
    </w:div>
    <w:div w:id="504593277">
      <w:bodyDiv w:val="1"/>
      <w:marLeft w:val="0"/>
      <w:marRight w:val="0"/>
      <w:marTop w:val="0"/>
      <w:marBottom w:val="0"/>
      <w:divBdr>
        <w:top w:val="none" w:sz="0" w:space="0" w:color="auto"/>
        <w:left w:val="none" w:sz="0" w:space="0" w:color="auto"/>
        <w:bottom w:val="none" w:sz="0" w:space="0" w:color="auto"/>
        <w:right w:val="none" w:sz="0" w:space="0" w:color="auto"/>
      </w:divBdr>
    </w:div>
    <w:div w:id="523439742">
      <w:bodyDiv w:val="1"/>
      <w:marLeft w:val="0"/>
      <w:marRight w:val="0"/>
      <w:marTop w:val="0"/>
      <w:marBottom w:val="0"/>
      <w:divBdr>
        <w:top w:val="none" w:sz="0" w:space="0" w:color="auto"/>
        <w:left w:val="none" w:sz="0" w:space="0" w:color="auto"/>
        <w:bottom w:val="none" w:sz="0" w:space="0" w:color="auto"/>
        <w:right w:val="none" w:sz="0" w:space="0" w:color="auto"/>
      </w:divBdr>
    </w:div>
    <w:div w:id="750732635">
      <w:bodyDiv w:val="1"/>
      <w:marLeft w:val="0"/>
      <w:marRight w:val="0"/>
      <w:marTop w:val="0"/>
      <w:marBottom w:val="0"/>
      <w:divBdr>
        <w:top w:val="none" w:sz="0" w:space="0" w:color="auto"/>
        <w:left w:val="none" w:sz="0" w:space="0" w:color="auto"/>
        <w:bottom w:val="none" w:sz="0" w:space="0" w:color="auto"/>
        <w:right w:val="none" w:sz="0" w:space="0" w:color="auto"/>
      </w:divBdr>
    </w:div>
    <w:div w:id="1081413302">
      <w:bodyDiv w:val="1"/>
      <w:marLeft w:val="0"/>
      <w:marRight w:val="0"/>
      <w:marTop w:val="0"/>
      <w:marBottom w:val="0"/>
      <w:divBdr>
        <w:top w:val="none" w:sz="0" w:space="0" w:color="auto"/>
        <w:left w:val="none" w:sz="0" w:space="0" w:color="auto"/>
        <w:bottom w:val="none" w:sz="0" w:space="0" w:color="auto"/>
        <w:right w:val="none" w:sz="0" w:space="0" w:color="auto"/>
      </w:divBdr>
    </w:div>
    <w:div w:id="1331300488">
      <w:bodyDiv w:val="1"/>
      <w:marLeft w:val="0"/>
      <w:marRight w:val="0"/>
      <w:marTop w:val="0"/>
      <w:marBottom w:val="0"/>
      <w:divBdr>
        <w:top w:val="none" w:sz="0" w:space="0" w:color="auto"/>
        <w:left w:val="none" w:sz="0" w:space="0" w:color="auto"/>
        <w:bottom w:val="none" w:sz="0" w:space="0" w:color="auto"/>
        <w:right w:val="none" w:sz="0" w:space="0" w:color="auto"/>
      </w:divBdr>
    </w:div>
    <w:div w:id="1425765199">
      <w:bodyDiv w:val="1"/>
      <w:marLeft w:val="0"/>
      <w:marRight w:val="0"/>
      <w:marTop w:val="0"/>
      <w:marBottom w:val="0"/>
      <w:divBdr>
        <w:top w:val="none" w:sz="0" w:space="0" w:color="auto"/>
        <w:left w:val="none" w:sz="0" w:space="0" w:color="auto"/>
        <w:bottom w:val="none" w:sz="0" w:space="0" w:color="auto"/>
        <w:right w:val="none" w:sz="0" w:space="0" w:color="auto"/>
      </w:divBdr>
    </w:div>
    <w:div w:id="1452044582">
      <w:bodyDiv w:val="1"/>
      <w:marLeft w:val="0"/>
      <w:marRight w:val="0"/>
      <w:marTop w:val="0"/>
      <w:marBottom w:val="0"/>
      <w:divBdr>
        <w:top w:val="none" w:sz="0" w:space="0" w:color="auto"/>
        <w:left w:val="none" w:sz="0" w:space="0" w:color="auto"/>
        <w:bottom w:val="none" w:sz="0" w:space="0" w:color="auto"/>
        <w:right w:val="none" w:sz="0" w:space="0" w:color="auto"/>
      </w:divBdr>
    </w:div>
    <w:div w:id="1500540119">
      <w:bodyDiv w:val="1"/>
      <w:marLeft w:val="0"/>
      <w:marRight w:val="0"/>
      <w:marTop w:val="0"/>
      <w:marBottom w:val="0"/>
      <w:divBdr>
        <w:top w:val="none" w:sz="0" w:space="0" w:color="auto"/>
        <w:left w:val="none" w:sz="0" w:space="0" w:color="auto"/>
        <w:bottom w:val="none" w:sz="0" w:space="0" w:color="auto"/>
        <w:right w:val="none" w:sz="0" w:space="0" w:color="auto"/>
      </w:divBdr>
    </w:div>
    <w:div w:id="1591769416">
      <w:bodyDiv w:val="1"/>
      <w:marLeft w:val="0"/>
      <w:marRight w:val="0"/>
      <w:marTop w:val="0"/>
      <w:marBottom w:val="0"/>
      <w:divBdr>
        <w:top w:val="none" w:sz="0" w:space="0" w:color="auto"/>
        <w:left w:val="none" w:sz="0" w:space="0" w:color="auto"/>
        <w:bottom w:val="none" w:sz="0" w:space="0" w:color="auto"/>
        <w:right w:val="none" w:sz="0" w:space="0" w:color="auto"/>
      </w:divBdr>
    </w:div>
    <w:div w:id="1612203211">
      <w:bodyDiv w:val="1"/>
      <w:marLeft w:val="0"/>
      <w:marRight w:val="0"/>
      <w:marTop w:val="0"/>
      <w:marBottom w:val="0"/>
      <w:divBdr>
        <w:top w:val="none" w:sz="0" w:space="0" w:color="auto"/>
        <w:left w:val="none" w:sz="0" w:space="0" w:color="auto"/>
        <w:bottom w:val="none" w:sz="0" w:space="0" w:color="auto"/>
        <w:right w:val="none" w:sz="0" w:space="0" w:color="auto"/>
      </w:divBdr>
    </w:div>
    <w:div w:id="1724716840">
      <w:bodyDiv w:val="1"/>
      <w:marLeft w:val="0"/>
      <w:marRight w:val="0"/>
      <w:marTop w:val="0"/>
      <w:marBottom w:val="0"/>
      <w:divBdr>
        <w:top w:val="none" w:sz="0" w:space="0" w:color="auto"/>
        <w:left w:val="none" w:sz="0" w:space="0" w:color="auto"/>
        <w:bottom w:val="none" w:sz="0" w:space="0" w:color="auto"/>
        <w:right w:val="none" w:sz="0" w:space="0" w:color="auto"/>
      </w:divBdr>
    </w:div>
    <w:div w:id="1902909277">
      <w:bodyDiv w:val="1"/>
      <w:marLeft w:val="0"/>
      <w:marRight w:val="0"/>
      <w:marTop w:val="0"/>
      <w:marBottom w:val="0"/>
      <w:divBdr>
        <w:top w:val="none" w:sz="0" w:space="0" w:color="auto"/>
        <w:left w:val="none" w:sz="0" w:space="0" w:color="auto"/>
        <w:bottom w:val="none" w:sz="0" w:space="0" w:color="auto"/>
        <w:right w:val="none" w:sz="0" w:space="0" w:color="auto"/>
      </w:divBdr>
    </w:div>
    <w:div w:id="1921400083">
      <w:bodyDiv w:val="1"/>
      <w:marLeft w:val="0"/>
      <w:marRight w:val="0"/>
      <w:marTop w:val="0"/>
      <w:marBottom w:val="0"/>
      <w:divBdr>
        <w:top w:val="none" w:sz="0" w:space="0" w:color="auto"/>
        <w:left w:val="none" w:sz="0" w:space="0" w:color="auto"/>
        <w:bottom w:val="none" w:sz="0" w:space="0" w:color="auto"/>
        <w:right w:val="none" w:sz="0" w:space="0" w:color="auto"/>
      </w:divBdr>
      <w:divsChild>
        <w:div w:id="1051492326">
          <w:marLeft w:val="1440"/>
          <w:marRight w:val="0"/>
          <w:marTop w:val="120"/>
          <w:marBottom w:val="120"/>
          <w:divBdr>
            <w:top w:val="none" w:sz="0" w:space="0" w:color="auto"/>
            <w:left w:val="none" w:sz="0" w:space="0" w:color="auto"/>
            <w:bottom w:val="none" w:sz="0" w:space="0" w:color="auto"/>
            <w:right w:val="none" w:sz="0" w:space="0" w:color="auto"/>
          </w:divBdr>
        </w:div>
      </w:divsChild>
    </w:div>
    <w:div w:id="200141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rcresearchpress.com/doi/full/10.1139/cjfas-2017-044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script:void(0);"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ED922-5E4D-4B33-92E9-A59EEBF94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37</Pages>
  <Words>13461</Words>
  <Characters>76734</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Haikun Xu</dc:creator>
  <cp:lastModifiedBy>Haikun Xu</cp:lastModifiedBy>
  <cp:revision>3</cp:revision>
  <cp:lastPrinted>2017-05-29T05:55:00Z</cp:lastPrinted>
  <dcterms:created xsi:type="dcterms:W3CDTF">2020-08-07T23:01:00Z</dcterms:created>
  <dcterms:modified xsi:type="dcterms:W3CDTF">2020-08-07T23:12:00Z</dcterms:modified>
</cp:coreProperties>
</file>